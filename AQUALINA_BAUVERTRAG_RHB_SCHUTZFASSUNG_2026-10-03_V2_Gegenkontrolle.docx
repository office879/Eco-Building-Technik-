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64" w:line="254" w:lineRule="auto"/>
        <w:jc w:val="left"/>
      </w:pPr>
      <w:r>
        <w:rPr>
          <w:rFonts w:ascii="Arial" w:hAnsi="Arial" w:cs="Arial"/>
          <w:b/>
          <w:color w:val="20242A"/>
          <w:sz w:val="20"/>
        </w:rPr>
        <w:t>AQUALINA</w:t>
      </w:r>
    </w:p>
    <w:p>
      <w:pPr>
        <w:spacing w:after="64" w:line="254" w:lineRule="auto"/>
        <w:jc w:val="left"/>
      </w:pPr>
      <w:r>
        <w:rPr>
          <w:rFonts w:ascii="Arial" w:hAnsi="Arial" w:cs="Arial"/>
          <w:b/>
          <w:color w:val="20242A"/>
          <w:sz w:val="20"/>
        </w:rPr>
        <w:t>BAU- UND FERTIGSTELLUNGSVERTRAG</w:t>
      </w:r>
    </w:p>
    <w:p>
      <w:pPr>
        <w:spacing w:after="64" w:before="60" w:line="254" w:lineRule="auto"/>
        <w:ind w:left="0" w:right="0"/>
        <w:jc w:val="left"/>
      </w:pPr>
      <w:r>
        <w:rPr>
          <w:rFonts w:ascii="Arial" w:hAnsi="Arial" w:cs="Arial"/>
          <w:b w:val="0"/>
          <w:color w:val="20242A"/>
          <w:sz w:val="20"/>
        </w:rPr>
        <w:t>Masseabgrenzungs-, Vergütungs- und Sicherungsvereinbarung</w:t>
      </w:r>
    </w:p>
    <w:p>
      <w:pPr>
        <w:spacing w:after="160" w:line="254" w:lineRule="auto"/>
      </w:pPr>
      <w:r>
        <w:t>ROYAL HOUSE BAUTRÄGER GMBH | RHB-SCHUTZFASSUNG | FASSUNG 03.10.2026</w:t>
      </w:r>
    </w:p>
    <w:p>
      <w:pPr>
        <w:spacing w:before="0" w:after="64" w:line="254" w:lineRule="auto"/>
        <w:ind w:left="125" w:right="28"/>
        <w:shd w:fill="F1F4F7" w:val="clear"/>
        <w:pBdr>
          <w:left w:val="single" w:sz="18" w:space="7" w:color="17365D"/>
        </w:pBdr>
      </w:pPr>
      <w:r>
        <w:t>STATUS: ARBEITS- UND UNTERFERTIGUNGSFASSUNG. VOLLZUG ERST NACH ERFÜLLUNG DES VOLLZUGSGATES UND SCHLIESSUNG DER OFFENEN PRÜFPUNKTE. Die Wanek-Mails 02.08. und 03.08.2023 sowie der 10. Bericht 16.11.2023 sind als P-WAN-Anlage integriert. Das Vollzugsgate umfasst insbesondere das Original 30.06.2023, das Gläubigerausschussprotokoll, die historische Schuldnerzuordnung, Endabnahme/Löschung und die aktuelle Sicherung.</w:t>
      </w:r>
    </w:p>
    <w:tbl>
      <w:tr>
        <w:trPr>
          <w:cantSplit/>
        </w:trPr>
        <w:tc>
          <w:tcPr>
            <w:tcW w:type="dxa" w:w="2721"/>
            <w:vAlign w:val="center"/>
            <w:tcMar>
              <w:top w:w="95" w:type="dxa"/>
              <w:start w:w="115" w:type="dxa"/>
              <w:bottom w:w="95" w:type="dxa"/>
              <w:end w:w="115" w:type="dxa"/>
            </w:tcMar>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shd w:fill="E9EEF4" w:val="clear"/>
          </w:tcPr>
          <w:p>
            <w:pPr>
              <w:spacing w:before="0" w:after="0" w:line="240" w:lineRule="auto"/>
            </w:pPr>
            <w:del w:id="9003" w:author="Claude Gegenkontrolle" w:date="2026-10-03T00:00:00Z">
              <w:r>
                <w:rPr>
                  <w:rFonts w:ascii="Arial" w:hAnsi="Arial" w:cs="Arial"/>
                  <w:b/>
                  <w:color w:val="17365D"/>
                  <w:sz w:val="18"/>
                </w:rPr>
                <w:delText xml:space="preserve">Errichtungsdatum dieser Vertragsurkunde</w:delText>
              </w:r>
            </w:del>
            <w:ins w:id="9004" w:author="Claude Gegenkontrolle" w:date="2026-10-03T00:00:00Z">
              <w:r>
                <w:rPr>
                  <w:rFonts w:ascii="Arial" w:hAnsi="Arial" w:cs="Arial"/>
                  <w:b/>
                  <w:color w:val="17365D"/>
                  <w:sz w:val="18"/>
                </w:rPr>
                <w:t xml:space="preserve">Entwurfsstand dieser Vertragsurkunde (kein Abschlussdatum)</w:t>
              </w:r>
            </w:ins>
          </w:p>
        </w:tc>
        <w:tc>
          <w:tcPr>
            <w:tcW w:type="dxa" w:w="6633"/>
            <w:vAlign w:val="center"/>
            <w:tcMar>
              <w:top w:w="95" w:type="dxa"/>
              <w:start w:w="115" w:type="dxa"/>
              <w:bottom w:w="95" w:type="dxa"/>
              <w:end w:w="115" w:type="dxa"/>
            </w:tcMar>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shd w:fill="FFFFFF" w:val="clear"/>
          </w:tcPr>
          <w:p>
            <w:pPr>
              <w:spacing w:before="0" w:after="0" w:line="240" w:lineRule="auto"/>
            </w:pPr>
            <w:r>
              <w:rPr>
                <w:rFonts w:ascii="Arial" w:hAnsi="Arial" w:cs="Arial"/>
                <w:color w:val="20242A"/>
                <w:sz w:val="18"/>
              </w:rPr>
              <w:t xml:space="preserve">19.09.2026</w:t>
            </w:r>
            <w:ins w:id="9005" w:author="Claude Gegenkontrolle" w:date="2026-10-03T00:00:00Z">
              <w:r>
                <w:rPr>
                  <w:rFonts w:ascii="Arial" w:hAnsi="Arial" w:cs="Arial"/>
                  <w:color w:val="20242A"/>
                  <w:sz w:val="18"/>
                </w:rPr>
                <w:t xml:space="preserve"> - maßgeblich ist ausschließlich das tatsächliche Unterfertigungsdatum (§ 3.1).</w:t>
              </w:r>
            </w:ins>
          </w:p>
        </w:tc>
      </w:tr>
      <w:tr>
        <w:trPr>
          <w:cantSplit/>
        </w:trPr>
        <w:tc>
          <w:tcPr>
            <w:tcW w:type="dxa" w:w="2721"/>
            <w:vAlign w:val="center"/>
            <w:tcMar>
              <w:top w:w="95" w:type="dxa"/>
              <w:start w:w="115" w:type="dxa"/>
              <w:bottom w:w="95" w:type="dxa"/>
              <w:end w:w="115" w:type="dxa"/>
            </w:tcMar>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shd w:fill="E9EEF4" w:val="clear"/>
          </w:tcPr>
          <w:p>
            <w:pPr>
              <w:spacing w:before="0" w:after="0" w:line="240" w:lineRule="auto"/>
            </w:pPr>
            <w:r>
              <w:rPr>
                <w:rFonts w:ascii="Arial" w:hAnsi="Arial" w:cs="Arial"/>
                <w:b/>
                <w:color w:val="17365D"/>
                <w:sz w:val="18"/>
              </w:rPr>
              <w:t>Historischer Vertragsstichtag</w:t>
            </w:r>
          </w:p>
        </w:tc>
        <w:tc>
          <w:tcPr>
            <w:tcW w:type="dxa" w:w="6633"/>
            <w:vAlign w:val="center"/>
            <w:tcMar>
              <w:top w:w="95" w:type="dxa"/>
              <w:start w:w="115" w:type="dxa"/>
              <w:bottom w:w="95" w:type="dxa"/>
              <w:end w:w="115" w:type="dxa"/>
            </w:tcMar>
            <w:tcBorders>
              <w:top w:val="single" w:sz="6" w:space="0" w:color="B8C2CC"/>
              <w:left w:val="single" w:sz="6" w:space="0" w:color="B8C2CC"/>
              <w:bottom w:val="single" w:sz="6" w:space="0" w:color="B8C2CC"/>
              <w:right w:val="single" w:sz="6" w:space="0" w:color="B8C2CC"/>
              <w:insideH w:val="single" w:sz="6" w:space="0" w:color="B8C2CC"/>
              <w:insideV w:val="single" w:sz="6" w:space="0" w:color="B8C2CC"/>
            </w:tcBorders>
            <w:shd w:fill="FFFFFF" w:val="clear"/>
          </w:tcPr>
          <w:p>
            <w:pPr>
              <w:spacing w:before="0" w:after="0" w:line="240" w:lineRule="auto"/>
            </w:pPr>
            <w:r>
              <w:rPr>
                <w:rFonts w:ascii="Arial" w:hAnsi="Arial" w:cs="Arial"/>
                <w:color w:val="20242A"/>
                <w:sz w:val="18"/>
              </w:rPr>
              <w:t>05.08.2023 - nach Maßgabe des § 3.2 und ohne Rückdatierung dieser Vertragsurkunde.</w:t>
            </w:r>
          </w:p>
        </w:tc>
      </w:tr>
      <w:tblPr>
        <w:tblStyle w:val="TableGrid"/>
        <w:tblW w:type="dxa" w:w="9354"/>
        <w:jc w:val="center"/>
        <w:tblLayout w:type="fixed"/>
        <w:tblLook w:firstColumn="1" w:firstRow="1" w:lastColumn="0" w:lastRow="0" w:noHBand="0" w:noVBand="1" w:val="04A0"/>
      </w:tblPr>
      <w:tblGrid>
        <w:gridCol w:w="2721"/>
        <w:gridCol w:w="6633"/>
      </w:tblGrid>
      <w:tr>
        <w:trPr>
          <w:cantSplit/>
        </w:trPr>
        <w:tc>
          <w:tcPr>
            <w:tcW w:type="dxa" w:w="2721"/>
            <w:shd w:fill="EEF2F6" w:val="clear"/>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tcPr>
          <w:p>
            <w:pPr>
              <w:spacing w:before="0" w:after="0" w:line="240" w:lineRule="auto"/>
            </w:pPr>
            <w:r>
              <w:rPr>
                <w:rFonts w:ascii="Arial" w:hAnsi="Arial" w:cs="Arial"/>
                <w:b/>
                <w:color w:val="17365D"/>
                <w:sz w:val="18"/>
              </w:rPr>
              <w:t>Projekt</w:t>
            </w:r>
          </w:p>
        </w:tc>
        <w:tc>
          <w:tcPr>
            <w:tcW w:type="dxa" w:w="6633"/>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8"/>
              </w:rPr>
              <w:t>Seepromenade 109, 2483 Ebreichsdorf; Gst. 595/13; Grundbuchsstand vor Unterfertigung aktuell zu prüfen.</w:t>
            </w:r>
          </w:p>
        </w:tc>
      </w:tr>
      <w:tr>
        <w:trPr>
          <w:cantSplit/>
        </w:trPr>
        <w:tc>
          <w:tcPr>
            <w:tcW w:type="dxa" w:w="2721"/>
            <w:shd w:fill="EEF2F6" w:val="clear"/>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tcPr>
          <w:p>
            <w:pPr>
              <w:spacing w:before="0" w:after="0" w:line="240" w:lineRule="auto"/>
            </w:pPr>
            <w:r>
              <w:rPr>
                <w:rFonts w:ascii="Arial" w:hAnsi="Arial" w:cs="Arial"/>
                <w:b/>
                <w:color w:val="17365D"/>
                <w:sz w:val="18"/>
              </w:rPr>
              <w:t>Insolvenz</w:t>
            </w:r>
          </w:p>
        </w:tc>
        <w:tc>
          <w:tcPr>
            <w:tcW w:type="dxa" w:w="6633"/>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8"/>
              </w:rPr>
              <w:t>Royal Smart House GmbH; LG Wiener Neustadt; AZ 11 S 50/21w.</w:t>
            </w:r>
          </w:p>
        </w:tc>
      </w:tr>
      <w:tr>
        <w:trPr>
          <w:cantSplit/>
        </w:trPr>
        <w:tc>
          <w:tcPr>
            <w:tcW w:type="dxa" w:w="2721"/>
            <w:shd w:fill="EEF2F6" w:val="clear"/>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tcPr>
          <w:p>
            <w:pPr>
              <w:spacing w:before="0" w:after="0" w:line="240" w:lineRule="auto"/>
            </w:pPr>
            <w:r>
              <w:rPr>
                <w:rFonts w:ascii="Arial" w:hAnsi="Arial" w:cs="Arial"/>
                <w:b/>
                <w:color w:val="17365D"/>
                <w:sz w:val="18"/>
              </w:rPr>
              <w:t>Aktueller IV-Nachweis</w:t>
            </w:r>
          </w:p>
        </w:tc>
        <w:tc>
          <w:tcPr>
            <w:tcW w:type="dxa" w:w="6633"/>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8"/>
              </w:rPr>
              <w:t>Vorliegender AVZ-Ausdruck 08.07.2026 nennt Mag. Valentin Piskernik. Amtlichen aktuellen Stand und allfällige Beschränkungen unmittelbar vor Unterfertigung erneut prüfen.</w:t>
            </w:r>
          </w:p>
        </w:tc>
      </w:tr>
      <w:tr>
        <w:trPr>
          <w:cantSplit/>
        </w:trPr>
        <w:tc>
          <w:tcPr>
            <w:tcW w:type="dxa" w:w="2721"/>
            <w:shd w:fill="EEF2F6" w:val="clear"/>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tcPr>
          <w:p>
            <w:pPr>
              <w:spacing w:before="0" w:after="0" w:line="240" w:lineRule="auto"/>
            </w:pPr>
            <w:r>
              <w:rPr>
                <w:rFonts w:ascii="Arial" w:hAnsi="Arial" w:cs="Arial"/>
                <w:b/>
                <w:color w:val="17365D"/>
                <w:sz w:val="18"/>
              </w:rPr>
              <w:t>Historischer Block</w:t>
            </w:r>
          </w:p>
        </w:tc>
        <w:tc>
          <w:tcPr>
            <w:tcW w:type="dxa" w:w="6633"/>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8"/>
              </w:rPr>
              <w:t>Historischer Fertigstellungsblock 2023/2024. Wanek 02.08./03.08.2023 und 10. Bericht 16.11.2023 sind primär belegt; Auftraggeber-/Schuldnerzuordnung WFS/RSH und Rechtswirkung der Anspruchsbeschränkung bleiben positionsbezogen zu klären.</w:t>
            </w:r>
          </w:p>
        </w:tc>
      </w:tr>
      <w:tr>
        <w:trPr>
          <w:cantSplit/>
        </w:trPr>
        <w:tc>
          <w:tcPr>
            <w:tcW w:type="dxa" w:w="2721"/>
            <w:shd w:fill="EEF2F6" w:val="clear"/>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tcPr>
          <w:p>
            <w:pPr>
              <w:spacing w:before="0" w:after="0" w:line="240" w:lineRule="auto"/>
            </w:pPr>
            <w:r>
              <w:rPr>
                <w:rFonts w:ascii="Arial" w:hAnsi="Arial" w:cs="Arial"/>
                <w:b/>
                <w:color w:val="17365D"/>
                <w:sz w:val="18"/>
              </w:rPr>
              <w:t>Neuleistungen</w:t>
            </w:r>
          </w:p>
        </w:tc>
        <w:tc>
          <w:tcPr>
            <w:tcW w:type="dxa" w:w="6633"/>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8"/>
              </w:rPr>
              <w:t>Nur nach gesondertem schriftlichem Abruf durch den aktuell bestellten Insolvenzverwalter und nach tatsächlich vollzogener Sicherheit.</w:t>
            </w:r>
          </w:p>
        </w:tc>
      </w:tr>
      <w:tr>
        <w:trPr>
          <w:cantSplit/>
        </w:trPr>
        <w:tc>
          <w:tcPr>
            <w:tcW w:type="dxa" w:w="2721"/>
            <w:shd w:fill="EEF2F6" w:val="clear"/>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tcPr>
          <w:p>
            <w:pPr>
              <w:spacing w:before="0" w:after="0" w:line="240" w:lineRule="auto"/>
            </w:pPr>
            <w:r>
              <w:rPr>
                <w:rFonts w:ascii="Arial" w:hAnsi="Arial" w:cs="Arial"/>
                <w:b/>
                <w:color w:val="17365D"/>
                <w:sz w:val="18"/>
              </w:rPr>
              <w:t>Höchstrahmen</w:t>
            </w:r>
          </w:p>
        </w:tc>
        <w:tc>
          <w:tcPr>
            <w:tcW w:type="dxa" w:w="6633"/>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8"/>
              </w:rPr>
              <w:t>EUR 700.000 netto als Rahmen, nicht als Schuldanerkenntnis und nicht als pauschale Masseforderung.</w:t>
            </w:r>
          </w:p>
        </w:tc>
      </w:tr>
      <w:tr>
        <w:trPr>
          <w:cantSplit/>
        </w:trPr>
        <w:tc>
          <w:tcPr>
            <w:tcW w:type="dxa" w:w="2721"/>
            <w:shd w:fill="EEF2F6" w:val="clear"/>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tcPr>
          <w:p>
            <w:pPr>
              <w:spacing w:before="0" w:after="0" w:line="240" w:lineRule="auto"/>
            </w:pPr>
            <w:r>
              <w:rPr>
                <w:rFonts w:ascii="Arial" w:hAnsi="Arial" w:cs="Arial"/>
                <w:b/>
                <w:color w:val="17365D"/>
                <w:sz w:val="18"/>
              </w:rPr>
              <w:t>Rechtsstand</w:t>
            </w:r>
          </w:p>
        </w:tc>
        <w:tc>
          <w:tcPr>
            <w:tcW w:type="dxa" w:w="6633"/>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8"/>
              </w:rPr>
              <w:t>Österreich/EU: Prüfstand unbestimmt; zwingendes Recht und Primärbelege gehen vor.</w:t>
            </w:r>
          </w:p>
        </w:tc>
      </w:tr>
    </w:tbl>
    <w:p>
      <w:pPr>
        <w:spacing w:after="0"/>
      </w:pPr>
    </w:p>
    <w:tbl>
      <w:tblPr>
        <w:tblStyle w:val="TableGrid"/>
        <w:tblW w:type="auto" w:w="0"/>
        <w:jc w:val="center"/>
        <w:tblLayout w:type="autofit"/>
        <w:tblLook w:firstColumn="1" w:firstRow="1" w:lastColumn="0" w:lastRow="0" w:noHBand="0" w:noVBand="1" w:val="04A0"/>
      </w:tblPr>
      <w:tblGrid>
        <w:gridCol w:w="9994"/>
      </w:tblGrid>
      <w:tr>
        <w:trPr>
          <w:cantSplit/>
        </w:trPr>
        <w:tc>
          <w:tcPr>
            <w:tcW w:type="dxa" w:w="9994"/>
            <w:shd w:fill="F4F6F8" w:val="clear"/>
            <w:tcMar>
              <w:top w:w="95" w:type="dxa"/>
              <w:start w:w="115" w:type="dxa"/>
              <w:bottom w:w="95" w:type="dxa"/>
              <w:end w:w="115" w:type="dxa"/>
            </w:tcMar>
            <w:vAlign w:val="center"/>
            <w:tcBorders>
              <w:top w:val="single" w:sz="6" w:color="AAB7C4" w:space="0"/>
              <w:left w:val="single" w:sz="6" w:color="AAB7C4" w:space="0"/>
              <w:bottom w:val="single" w:sz="6" w:color="AAB7C4" w:space="0"/>
              <w:right w:val="single" w:sz="6" w:color="AAB7C4" w:space="0"/>
              <w:start w:val="single" w:sz="5" w:color="AAB2BB"/>
              <w:end w:val="single" w:sz="5" w:color="AAB2BB"/>
              <w:insideH w:val="single" w:sz="6" w:space="0" w:color="AAB7C4"/>
              <w:insideV w:val="single" w:sz="6" w:space="0" w:color="AAB7C4"/>
            </w:tcBorders>
          </w:tcPr>
          <w:p>
            <w:pPr>
              <w:spacing w:before="0" w:after="0" w:line="240" w:lineRule="auto"/>
            </w:pPr>
            <w:r>
              <w:rPr>
                <w:rFonts w:ascii="Arial" w:hAnsi="Arial" w:cs="Arial"/>
                <w:b/>
                <w:color w:val="20242A"/>
                <w:sz w:val="18"/>
              </w:rPr>
              <w:t>Zentrale Schutzlogik</w:t>
              <w:br/>
              <w:t>Historischer Block: keine nachträgliche Erfindung einer Masseforderung, aber ebenso kein unbeabsichtigter Erlass/keine Novation von Ansprüchen gegen den tatsächlich richtigen Schuldner. Neuer Block: keine Bestellung, kein Materialeinkauf und keine Ausführung ohne aktuellen Einzelabruf des Insolvenzverwalters, vollständige Finanzierung und tatsächlich wirksame externe Sicherheit. Wanek-Korrespondenz wird im Originalwortlaut als Beweisanlage beigefügt; ihre Widersprüche werden offen behandelt.</w:t>
            </w:r>
          </w:p>
        </w:tc>
      </w:tr>
    </w:tbl>
    <w:p>
      <w:pPr>
        <w:spacing w:after="0"/>
      </w:pPr>
    </w:p>
    <w:tbl>
      <w:tblPr>
        <w:tblStyle w:val="TableGrid"/>
        <w:tblW w:type="auto" w:w="0"/>
        <w:jc w:val="center"/>
        <w:tblLayout w:type="autofit"/>
        <w:tblLook w:firstColumn="1" w:firstRow="1" w:lastColumn="0" w:lastRow="0" w:noHBand="0" w:noVBand="1" w:val="04A0"/>
      </w:tblPr>
      <w:tblGrid>
        <w:gridCol w:w="9994"/>
      </w:tblGrid>
      <w:tr>
        <w:trPr>
          <w:cantSplit/>
        </w:trPr>
        <w:tc>
          <w:tcPr>
            <w:tcW w:type="dxa" w:w="9994"/>
            <w:shd w:fill="EEF3F8" w:val="clear"/>
            <w:tcMar>
              <w:top w:w="95" w:type="dxa"/>
              <w:start w:w="115" w:type="dxa"/>
              <w:bottom w:w="95" w:type="dxa"/>
              <w:end w:w="115" w:type="dxa"/>
            </w:tcMar>
            <w:vAlign w:val="center"/>
            <w:tcBorders>
              <w:top w:val="single" w:sz="6" w:color="AAB7C4" w:space="0"/>
              <w:left w:val="single" w:sz="6" w:color="AAB7C4" w:space="0"/>
              <w:bottom w:val="single" w:sz="6" w:color="AAB7C4" w:space="0"/>
              <w:right w:val="single" w:sz="6" w:color="AAB7C4" w:space="0"/>
              <w:start w:val="single" w:sz="5" w:color="AAB2BB"/>
              <w:end w:val="single" w:sz="5" w:color="AAB2BB"/>
              <w:insideH w:val="single" w:sz="6" w:space="0" w:color="AAB7C4"/>
              <w:insideV w:val="single" w:sz="6" w:space="0" w:color="AAB7C4"/>
            </w:tcBorders>
          </w:tcPr>
          <w:p>
            <w:pPr>
              <w:spacing w:after="0" w:before="0" w:line="240" w:lineRule="auto"/>
            </w:pPr>
            <w:r>
              <w:rPr>
                <w:rFonts w:ascii="Arial" w:hAnsi="Arial" w:cs="Arial"/>
                <w:b/>
                <w:color w:val="20242A"/>
                <w:sz w:val="18"/>
              </w:rPr>
              <w:t>Rechtliche und wirtschaftliche Schutzkonzeption</w:t>
            </w:r>
          </w:p>
          <w:p>
            <w:pPr>
              <w:spacing w:after="0" w:line="240" w:lineRule="auto" w:before="0"/>
            </w:pPr>
            <w:r>
              <w:rPr>
                <w:rFonts w:ascii="Arial" w:hAnsi="Arial" w:cs="Arial"/>
                <w:b/>
                <w:color w:val="20242A"/>
                <w:sz w:val="18"/>
              </w:rPr>
              <w:t>Der Bauauftrag ist auf die größtmögliche rechtliche und wirtschaftliche Absicherung der Royal House Bauträger GmbH ausgerichtet. Zwingendes Insolvenz-, Sachen-, Grundbuch-, Steuer- und Baurecht bleibt unberührt und wird in der Vertragsstruktur ausdrücklich berücksichtigt. Die Schutzwirkung beruht auf klarer Rechtsgrundlage, wirksamer Vertretung, dokumentierten Verfahrensschritten, belastbaren Primärbelegen und tatsächlich vollzogenen Sicherheiten.</w:t>
            </w:r>
          </w:p>
        </w:tc>
      </w:tr>
    </w:tbl>
    <w:p>
      <w:pPr>
        <w:spacing w:after="0"/>
      </w:pPr>
    </w:p>
    <w:p>
      <w:pPr>
        <w:pStyle w:val="Heading2"/>
        <w:keepNext/>
        <w:keepLines/>
        <w:pageBreakBefore/>
        <w:spacing w:before="240" w:after="100"/>
        <w:jc w:val="left"/>
      </w:pPr>
      <w:r>
        <w:rPr>
          <w:rFonts w:ascii="Arial" w:hAnsi="Arial" w:cs="Arial"/>
          <w:b/>
          <w:color w:val="17365D"/>
          <w:sz w:val="24"/>
        </w:rPr>
        <w:t>§ 1 Vertragsparteien und Vertretung</w:t>
      </w:r>
    </w:p>
    <w:p>
      <w:pPr>
        <w:pStyle w:val="Clause"/>
        <w:keepLines w:val="1"/>
        <w:spacing w:after="64" w:line="254" w:lineRule="auto"/>
        <w:ind w:left="351" w:hanging="351"/>
        <w:jc w:val="both"/>
      </w:pPr>
      <w:r>
        <w:rPr>
          <w:rFonts w:ascii="Arial" w:hAnsi="Arial" w:cs="Arial"/>
          <w:b/>
          <w:color w:val="20242A"/>
          <w:sz w:val="20"/>
        </w:rPr>
        <w:t xml:space="preserve">1.1 </w:t>
      </w:r>
      <w:r>
        <w:rPr>
          <w:rFonts w:ascii="Arial" w:hAnsi="Arial" w:cs="Arial"/>
          <w:color w:val="20242A"/>
          <w:sz w:val="20"/>
        </w:rPr>
        <w:t>Auftraggeber ist die Royal Smart House GmbH, FN 501179d, im Insolvenzverfahren AZ 11 S 50/21w des Landesgerichtes Wiener Neustadt. Für Masseangelegenheiten handelt ausschließlich der im Zeitpunkt der jeweiligen Rechtshandlung tatsächlich bestellte und verfügungsberechtigte Insolvenzverwalter im Rahmen seiner gesetzlichen Befugnisse.</w:t>
      </w:r>
    </w:p>
    <w:p>
      <w:pPr>
        <w:pStyle w:val="Clause"/>
        <w:keepLines w:val="1"/>
        <w:spacing w:after="64" w:line="254" w:lineRule="auto"/>
        <w:ind w:left="351" w:hanging="351"/>
        <w:jc w:val="both"/>
      </w:pPr>
      <w:r>
        <w:rPr>
          <w:rFonts w:ascii="Arial" w:hAnsi="Arial" w:cs="Arial"/>
          <w:b/>
          <w:color w:val="20242A"/>
          <w:sz w:val="20"/>
        </w:rPr>
        <w:t xml:space="preserve">1.2 </w:t>
      </w:r>
      <w:r>
        <w:rPr>
          <w:rFonts w:ascii="Arial" w:hAnsi="Arial" w:cs="Arial"/>
          <w:color w:val="20242A"/>
          <w:sz w:val="20"/>
        </w:rPr>
        <w:t>Auftragnehmer ist die Royal House Bauträger GmbH, FN 557408 f. Firmenbuchstand, Geschäftsanschrift, UID und Vertretungsbefugnis sind unmittelbar vor Unterfertigung durch aktuellen Registerauszug zu verifizieren.</w:t>
      </w:r>
    </w:p>
    <w:p>
      <w:pPr>
        <w:pStyle w:val="Clause"/>
        <w:keepLines w:val="1"/>
        <w:spacing w:after="64" w:line="254" w:lineRule="auto"/>
        <w:ind w:left="351" w:hanging="351"/>
        <w:jc w:val="both"/>
      </w:pPr>
      <w:commentRangeStart w:id="9"/>
      <w:r>
        <w:rPr>
          <w:rFonts w:ascii="Arial" w:hAnsi="Arial" w:cs="Arial"/>
          <w:b/>
          <w:color w:val="20242A"/>
          <w:sz w:val="20"/>
        </w:rPr>
        <w:t xml:space="preserve">1.3 </w:t>
      </w:r>
      <w:r>
        <w:rPr>
          <w:rFonts w:ascii="Arial" w:hAnsi="Arial" w:cs="Arial"/>
          <w:color w:val="20242A"/>
          <w:sz w:val="20"/>
        </w:rPr>
        <w:t>ECO BUILDING TECHNIK GMBH, Royal Living und sonstige Unternehmen sind nur dann eigene Vertragsparteien oder Anspruchsinhaber, wenn dies in einem gesonderten, unterfertigten Beitritt oder in einer nachgewiesenen Abtretung ausdrücklich festgelegt ist. Rechtsträger, Rechnungssteller, tatsächlicher Zahler und Forderungsinhaber sind strikt zu trennen.</w:t>
      </w:r>
      <w:commentRangeEnd w:id="9"/>
      <w:r>
        <w:rPr>
          <w:rStyle w:val="CommentReference"/>
        </w:rPr>
        <w:commentReference w:id="9"/>
      </w:r>
    </w:p>
    <w:p>
      <w:pPr>
        <w:pStyle w:val="Clause"/>
        <w:keepLines w:val="1"/>
        <w:spacing w:after="64" w:line="254" w:lineRule="auto"/>
        <w:ind w:left="351" w:hanging="351"/>
        <w:jc w:val="both"/>
      </w:pPr>
      <w:r>
        <w:rPr>
          <w:rFonts w:ascii="Arial" w:hAnsi="Arial" w:cs="Arial"/>
          <w:b/>
          <w:color w:val="20242A"/>
          <w:sz w:val="20"/>
        </w:rPr>
        <w:t xml:space="preserve">1.4 </w:t>
      </w:r>
      <w:r>
        <w:rPr>
          <w:rFonts w:ascii="Arial" w:hAnsi="Arial" w:cs="Arial"/>
          <w:color w:val="20242A"/>
          <w:sz w:val="20"/>
        </w:rPr>
        <w:t>Die Unterfertigung erfolgt auf Seite der Auftraggeberin durch den aktuellen Insolvenzverwalter selbst. Wird ausnahmsweise ein Bevollmächtigter eingesetzt, muss eine konkrete schriftliche Spezialvollmacht vorliegen; für grundbücherliche Erklärungen sind zusätzlich die Anforderungen des § 31 GBG einzuhalten.</w:t>
      </w:r>
    </w:p>
    <w:p>
      <w:pPr>
        <w:pStyle w:val="Heading2"/>
        <w:keepNext/>
        <w:keepLines/>
        <w:spacing w:before="240" w:after="100"/>
        <w:jc w:val="left"/>
      </w:pPr>
      <w:r>
        <w:rPr>
          <w:rFonts w:ascii="Arial" w:hAnsi="Arial" w:cs="Arial"/>
          <w:b/>
          <w:color w:val="17365D"/>
          <w:sz w:val="24"/>
        </w:rPr>
        <w:t>§ 2 Projekt, Vertragszweck und Rangfolge</w:t>
      </w:r>
    </w:p>
    <w:p>
      <w:pPr>
        <w:pStyle w:val="Clause"/>
        <w:keepLines w:val="1"/>
        <w:spacing w:after="64" w:line="254" w:lineRule="auto"/>
        <w:ind w:left="351" w:hanging="351"/>
        <w:jc w:val="both"/>
      </w:pPr>
      <w:commentRangeStart w:id="0"/>
      <w:r>
        <w:rPr>
          <w:rFonts w:ascii="Arial" w:hAnsi="Arial" w:cs="Arial"/>
          <w:b/>
          <w:color w:val="20242A"/>
          <w:sz w:val="20"/>
        </w:rPr>
        <w:t xml:space="preserve">2.1 </w:t>
      </w:r>
      <w:r>
        <w:rPr>
          <w:rFonts w:ascii="Arial" w:hAnsi="Arial" w:cs="Arial"/>
          <w:color w:val="20242A"/>
          <w:sz w:val="20"/>
        </w:rPr>
        <w:t>Gegenstand ist die geordnete Fertigstellung und Dokumentation des Projekts Seepromenade 109 sowie die rechtlich saubere Abgrenzung historischer Leistungen von neuen, aktuell beauftragten Leistungen. Der Vertrag begründet keine Tatsachen, die in der Vergangenheit nicht bestanden haben.</w:t>
      </w:r>
      <w:commentRangeEnd w:id="0"/>
      <w:r>
        <w:rPr>
          <w:rStyle w:val="CommentReference"/>
        </w:rPr>
        <w:commentReference w:id="0"/>
      </w:r>
    </w:p>
    <w:p>
      <w:pPr>
        <w:pStyle w:val="Clause"/>
        <w:keepLines w:val="1"/>
        <w:spacing w:after="64" w:line="254" w:lineRule="auto"/>
        <w:ind w:left="351" w:hanging="351"/>
        <w:jc w:val="both"/>
      </w:pPr>
      <w:r>
        <w:rPr>
          <w:rFonts w:ascii="Arial" w:hAnsi="Arial" w:cs="Arial"/>
          <w:b/>
          <w:color w:val="20242A"/>
          <w:sz w:val="20"/>
        </w:rPr>
        <w:t xml:space="preserve">2.2 </w:t>
      </w:r>
      <w:r>
        <w:rPr>
          <w:rFonts w:ascii="Arial" w:hAnsi="Arial" w:cs="Arial"/>
          <w:color w:val="20242A"/>
          <w:sz w:val="20"/>
        </w:rPr>
        <w:t>Zwingendes Gesetzesrecht, rechtskräftige gerichtliche und behördliche Entscheidungen sowie wirksame dingliche Rechte gehen diesem Vertrag vor. Danach folgen zeitnahe Originalurkunden und Originalkorrespondenz, wirksame Einzelabrufe/Nachträge, technische Abnahmen und erst danach spätere Zusammenfassungen.</w:t>
      </w:r>
    </w:p>
    <w:p>
      <w:pPr>
        <w:pStyle w:val="Clause"/>
        <w:keepLines w:val="1"/>
        <w:spacing w:after="64" w:line="254" w:lineRule="auto"/>
        <w:ind w:left="351" w:hanging="351"/>
        <w:jc w:val="both"/>
      </w:pPr>
      <w:r>
        <w:rPr>
          <w:rFonts w:ascii="Arial" w:hAnsi="Arial" w:cs="Arial"/>
          <w:b/>
          <w:color w:val="20242A"/>
          <w:sz w:val="20"/>
        </w:rPr>
        <w:t xml:space="preserve">2.3 </w:t>
      </w:r>
      <w:r>
        <w:rPr>
          <w:rFonts w:ascii="Arial" w:hAnsi="Arial" w:cs="Arial"/>
          <w:color w:val="20242A"/>
          <w:sz w:val="20"/>
        </w:rPr>
        <w:t>ÖNORM B 2110, B 2111 oder andere technische/vertragliche Normen gelten nur, wenn ihre konkrete Ausgabe in einem unterfertigten Einzelabruf ausdrücklich einbezogen wird. Eine stillschweigende Einbeziehung wird ausgeschlossen, soweit gesetzlich zulässig.</w:t>
      </w:r>
    </w:p>
    <w:p>
      <w:pPr>
        <w:pStyle w:val="Heading2"/>
        <w:keepNext/>
        <w:keepLines/>
        <w:spacing w:before="240" w:after="100"/>
        <w:jc w:val="left"/>
      </w:pPr>
      <w:r>
        <w:rPr>
          <w:rFonts w:ascii="Arial" w:hAnsi="Arial" w:cs="Arial"/>
          <w:b/>
          <w:color w:val="17365D"/>
          <w:sz w:val="24"/>
        </w:rPr>
        <w:t>§ 3 Keine Rückdatierung und historische Tatsachen</w:t>
      </w:r>
    </w:p>
    <w:p>
      <w:pPr>
        <w:pStyle w:val="Clause"/>
        <w:keepLines w:val="1"/>
        <w:spacing w:after="64" w:line="254" w:lineRule="auto"/>
        <w:ind w:left="351" w:hanging="351"/>
        <w:jc w:val="both"/>
      </w:pPr>
      <w:r>
        <w:rPr>
          <w:rFonts w:ascii="Arial" w:hAnsi="Arial" w:cs="Arial"/>
          <w:b/>
          <w:color w:val="20242A"/>
          <w:sz w:val="20"/>
        </w:rPr>
        <w:t xml:space="preserve">3.1 </w:t>
      </w:r>
      <w:r>
        <w:rPr>
          <w:rFonts w:ascii="Arial" w:hAnsi="Arial" w:cs="Arial"/>
          <w:color w:val="20242A"/>
          <w:sz w:val="20"/>
        </w:rPr>
        <w:t>Diese Vereinbarung wird ausschließlich mit dem tatsächlichen Unterfertigungsdatum abgeschlossen. Sie wird nicht auf 2023 oder 2024 rückdatiert.</w:t>
      </w:r>
    </w:p>
    <w:p>
      <w:pPr>
        <w:pStyle w:val="Clause"/>
        <w:keepLines w:val="1"/>
        <w:spacing w:after="64" w:line="254" w:lineRule="auto"/>
        <w:ind w:left="351" w:hanging="351"/>
        <w:jc w:val="both"/>
      </w:pPr>
      <w:commentRangeStart w:id="1"/>
      <w:r>
        <w:rPr>
          <w:rFonts w:ascii="Arial" w:hAnsi="Arial" w:cs="Arial"/>
          <w:b/>
          <w:color w:val="20242A"/>
          <w:sz w:val="20"/>
        </w:rPr>
        <w:t xml:space="preserve">3.2 </w:t>
      </w:r>
      <w:r>
        <w:rPr>
          <w:rFonts w:ascii="Arial" w:hAnsi="Arial" w:cs="Arial"/>
          <w:color w:val="20242A"/>
          <w:sz w:val="20"/>
        </w:rPr>
        <w:t>Der behauptete Bau-/Fertigstellungsvertrag vom 05.08.2023 und der behauptete Arbeitsbeginn an diesem Tag gelten nur in dem Umfang als historische Grundlage, in dem P-18/P-19 oder gleichwertige Primärbelege Abschluss, Parteien, Vertretungsmacht, Leistungsumfang und Übergabezustand beweisen.</w:t>
      </w:r>
      <w:commentRangeEnd w:id="1"/>
      <w:r>
        <w:rPr>
          <w:rStyle w:val="CommentReference"/>
        </w:rPr>
        <w:commentReference w:id="1"/>
      </w:r>
    </w:p>
    <w:p>
      <w:pPr>
        <w:pStyle w:val="Clause"/>
        <w:keepLines w:val="1"/>
        <w:spacing w:after="64" w:line="254" w:lineRule="auto"/>
        <w:ind w:left="351" w:hanging="351"/>
        <w:jc w:val="both"/>
      </w:pPr>
      <w:r>
        <w:rPr>
          <w:rFonts w:ascii="Arial" w:hAnsi="Arial" w:cs="Arial"/>
          <w:b/>
          <w:color w:val="20242A"/>
          <w:sz w:val="20"/>
        </w:rPr>
        <w:t>3.3</w:t>
      </w:r>
      <w:r>
        <w:rPr>
          <w:rFonts w:ascii="Arial" w:hAnsi="Arial" w:cs="Arial"/>
          <w:color w:val="20242A"/>
          <w:sz w:val="20"/>
        </w:rPr>
        <w:t xml:space="preserve"> Die E-Mail Dr. Thomas Waneks vom 02.08.2023 ist als P-WAN-01 belegt. Wanek ersuchte um Information über den Stand in Ebreichsdorf und fragte, ob bereits entschieden sei, ob die im Wortlaut als „Royal smart Bauträger GmbH“ bezeichnete Gesellschaft die bauliche Fertigstellung vornehmen werde und welche Kriterien für die Fertigstellungsanzeigen zu erfüllen seien. Die abweichende Firmenbezeichnung wird nicht stillschweigend korrigiert; die Identität mit RHB ist nur aus der Gesamtkette der Primärbelege abzuleiten.</w:t>
      </w:r>
    </w:p>
    <w:p>
      <w:pPr>
        <w:pStyle w:val="Clause"/>
        <w:keepLines w:val="1"/>
        <w:spacing w:after="64" w:line="254" w:lineRule="auto"/>
        <w:ind w:left="351" w:hanging="351"/>
        <w:jc w:val="both"/>
      </w:pPr>
      <w:r>
        <w:rPr>
          <w:rFonts w:ascii="Arial" w:hAnsi="Arial" w:cs="Arial"/>
          <w:b/>
          <w:color w:val="20242A"/>
          <w:sz w:val="20"/>
        </w:rPr>
        <w:t>3.4</w:t>
      </w:r>
      <w:r>
        <w:rPr>
          <w:rFonts w:ascii="Arial" w:hAnsi="Arial" w:cs="Arial"/>
          <w:color w:val="20242A"/>
          <w:sz w:val="20"/>
        </w:rPr>
        <w:t xml:space="preserve"> Die E-Mail Dr. Thomas Waneks vom 03.08.2023 ist als P-WAN-02 belegt. Sie ist im „To“-Header unmittelbar an „Royal House Bauträger GmbH“ gerichtet, bezieht sich auf Angebot AN-1054 und enthält einerseits das bedingte Einverständnis des Masseverwalters mit den Fertigstellungsarbeiten und die Erwartung einer Verständigung über deren Inangriffnahme, andererseits ausdrücklich eigenes Risiko, Frist-/Vollständigkeitsbedingungen sowie eine bis zur Beendigung nach Verteilung formulierte Anspruchsbeschränkung einschließlich Bereicherungsansprüchen. Der Bauvertrag und seine Anlagen dürfen einzelne Teile dieser Nachricht weder isolieren noch ihren Wortlaut verändern.</w:t>
      </w:r>
    </w:p>
    <w:p>
      <w:pPr>
        <w:pStyle w:val="Clause"/>
        <w:spacing w:after="64" w:line="254" w:lineRule="auto"/>
        <w:ind w:left="351" w:hanging="351"/>
        <w:jc w:val="both"/>
      </w:pPr>
      <w:r>
        <w:rPr>
          <w:rFonts w:ascii="Arial" w:hAnsi="Arial" w:cs="Arial"/>
          <w:b/>
          <w:color w:val="20242A"/>
          <w:sz w:val="20"/>
        </w:rPr>
        <w:t>3.5</w:t>
      </w:r>
      <w:r>
        <w:rPr>
          <w:rFonts w:ascii="Arial" w:hAnsi="Arial" w:cs="Arial"/>
          <w:color w:val="20242A"/>
          <w:sz w:val="20"/>
        </w:rPr>
        <w:t xml:space="preserve"> Der 10. Bericht des Masseverwalters vom 16.11.2023 (P-WAN-03) ist ein gerichtlicher Primärbeleg. Darin berichtet Wanek, die WFS Privatstiftung habe Geldmittel bereitgestellt, damit die von ihr beauftragte Royal House Bauträger GmbH gemäß deren Angebot fertigstellt; er habe die Fertigstellung nach zustimmender Befassung des Gläubigerausschusses zugelassen. Zugleich berichtet er, Baukosten für die Fertigstellung und Aufwand der WFS Privatstiftung sollten als nachrangige Forderung erst nach Verteilung und Aufhebung des Insolvenzverfahrens behandelt werden. Diese Aussagen sind gemeinsam und nicht selektiv auszulegen.</w:t>
      </w:r>
    </w:p>
    <w:p>
      <w:pPr>
        <w:pStyle w:val="Clause"/>
        <w:spacing w:after="64" w:line="254" w:lineRule="auto"/>
        <w:ind w:left="351" w:hanging="351"/>
        <w:jc w:val="both"/>
      </w:pPr>
      <w:r>
        <w:rPr>
          <w:rFonts w:ascii="Arial" w:hAnsi="Arial" w:cs="Arial"/>
          <w:b/>
          <w:color w:val="20242A"/>
          <w:sz w:val="20"/>
        </w:rPr>
        <w:t>3.6</w:t>
      </w:r>
      <w:r>
        <w:rPr>
          <w:rFonts w:ascii="Arial" w:hAnsi="Arial" w:cs="Arial"/>
          <w:color w:val="20242A"/>
          <w:sz w:val="20"/>
        </w:rPr>
        <w:t xml:space="preserve"> Der Primärbericht vom 16.11.2023 begründet ein zentrales Schuldner-/Auftraggeberrisiko: Er bezeichnet WFS als Auftraggeberin der RHB. Diese Vereinbarung anerkennt deshalb weder RSH noch WFS pauschal als historischen Schuldner. Auftraggeber, Forderungsinhaber, Schuldner, Finanzierung und Rang sind für jede Position in </w:t>
      </w:r>
      <w:del w:id="9009" w:author="Claude Gegenkontrolle" w:date="2026-10-03T00:00:00Z">
        <w:r>
          <w:rPr>
            <w:rFonts w:ascii="Arial" w:hAnsi="Arial" w:cs="Arial"/>
            <w:color w:val="20242A"/>
            <w:sz w:val="20"/>
          </w:rPr>
          <w:delText xml:space="preserve">Anlage B1-H</w:delText>
        </w:r>
      </w:del>
      <w:ins w:id="9010" w:author="Claude Gegenkontrolle" w:date="2026-10-03T00:00:00Z">
        <w:r>
          <w:rPr>
            <w:rFonts w:ascii="Arial" w:hAnsi="Arial" w:cs="Arial"/>
            <w:color w:val="20242A"/>
            <w:sz w:val="20"/>
          </w:rPr>
          <w:t xml:space="preserve">Anlage B1 (Teil Block H)</w:t>
        </w:r>
      </w:ins>
      <w:r>
        <w:rPr>
          <w:rFonts w:ascii="Arial" w:hAnsi="Arial" w:cs="Arial"/>
          <w:color w:val="20242A"/>
          <w:sz w:val="20"/>
        </w:rPr>
        <w:t xml:space="preserve"> separat festzustellen.</w:t>
      </w:r>
    </w:p>
    <w:p>
      <w:pPr>
        <w:pStyle w:val="Clause"/>
        <w:spacing w:after="64" w:line="254" w:lineRule="auto"/>
        <w:ind w:left="351" w:hanging="351"/>
        <w:jc w:val="both"/>
      </w:pPr>
      <w:commentRangeStart w:id="2"/>
      <w:r>
        <w:rPr>
          <w:rFonts w:ascii="Arial" w:hAnsi="Arial" w:cs="Arial"/>
          <w:b/>
          <w:color w:val="20242A"/>
          <w:sz w:val="20"/>
        </w:rPr>
        <w:t>3.7</w:t>
      </w:r>
      <w:r>
        <w:rPr>
          <w:rFonts w:ascii="Arial" w:hAnsi="Arial" w:cs="Arial"/>
          <w:color w:val="20242A"/>
          <w:sz w:val="20"/>
        </w:rPr>
        <w:t xml:space="preserve"> RHB erkennt mit Unterfertigung dieser Vereinbarung nicht an, dass historische Fertigstellungskosten verschenkt, endgültig erlassen oder auf Dauer aufgegeben wurden. Ebenso anerkennt die Masse damit keine historische Forderung. Die Formulierungen „bis zu einer Beendigung nach Verteilung“ in P-WAN-02 sowie „nachrangige Forderung erst nach Verteilung und Aufhebung“ in P-WAN-03 werden als auslegungsbedürftige Primärtexte behandelt; eine endgültige Rechtsqualifikation bleibt einer gesonderten, beleggestützten Vereinbarung oder gerichtlichen Entscheidung vorbehalten.</w:t>
      </w:r>
      <w:commentRangeEnd w:id="2"/>
      <w:r>
        <w:rPr>
          <w:rStyle w:val="CommentReference"/>
        </w:rPr>
        <w:commentReference w:id="2"/>
      </w:r>
    </w:p>
    <w:p>
      <w:pPr>
        <w:pStyle w:val="Clause"/>
        <w:spacing w:after="64" w:line="254" w:lineRule="auto"/>
        <w:ind w:left="351" w:hanging="351"/>
        <w:jc w:val="both"/>
      </w:pPr>
      <w:r>
        <w:rPr>
          <w:rFonts w:ascii="Arial" w:hAnsi="Arial" w:cs="Arial"/>
          <w:b/>
          <w:color w:val="20242A"/>
          <w:sz w:val="20"/>
        </w:rPr>
        <w:t>3.8</w:t>
      </w:r>
      <w:r>
        <w:rPr>
          <w:rFonts w:ascii="Arial" w:hAnsi="Arial" w:cs="Arial"/>
          <w:color w:val="20242A"/>
          <w:sz w:val="20"/>
        </w:rPr>
        <w:t xml:space="preserve"> Die vorhandenen Sekundärunterlagen nennen eine negative Abnahme im Dezember 2023, spätere Planänderungen 2024 sowie eine spätere positive Fertigstellung/Löschungsreife. Weil P-WAN-02 die fristgerechte und vollständige Fertigstellung mit dem Wiederkaufsfall verknüpft, ist vor jeder historischen Forderungsfeststellung anhand der Originale zu klären, ob und wie Fristen verlängert, geändert, nachträglich akzeptiert oder das Wiederkaufsrecht trotz später Fertigstellung nicht schlagend wurde. </w:t>
      </w:r>
      <w:r>
        <w:rPr>
          <w:rFonts w:ascii="Arial" w:hAnsi="Arial" w:cs="Arial"/>
          <w:color w:val="20242A"/>
          <w:sz w:val="20"/>
        </w:rPr>
        <w:t xml:space="preserve">Diese Vereinbarung enthält dazu kein vorweggenommenes Anerkenntnis.</w:t>
      </w:r>
      <w:ins w:id="9006" w:author="Claude Gegenkontrolle" w:date="2026-10-03T00:00:00Z">
        <w:r>
          <w:rPr>
            <w:rFonts w:ascii="Arial" w:hAnsi="Arial" w:cs="Arial"/>
            <w:color w:val="20242A"/>
            <w:sz w:val="20"/>
          </w:rPr>
          <w:t xml:space="preserve"> Abweichend nennt P-WAN-02 als Fertigstellungsfrist Mitte Dezember 2023, P-WAN-03 dagegen Ende November 2023; diese Abweichung ist bei der Fristprüfung offen zu behandeln.</w:t>
        </w:r>
      </w:ins>
    </w:p>
    <w:p>
      <w:pPr>
        <w:pStyle w:val="Clause"/>
        <w:spacing w:after="64" w:line="254" w:lineRule="auto"/>
        <w:ind w:left="351" w:hanging="351"/>
        <w:jc w:val="both"/>
      </w:pPr>
      <w:r>
        <w:rPr>
          <w:rFonts w:ascii="Arial" w:hAnsi="Arial" w:cs="Arial"/>
          <w:b/>
          <w:color w:val="20242A"/>
          <w:sz w:val="20"/>
        </w:rPr>
        <w:t>3.9</w:t>
      </w:r>
      <w:r>
        <w:rPr>
          <w:rFonts w:ascii="Arial" w:hAnsi="Arial" w:cs="Arial"/>
          <w:color w:val="20242A"/>
          <w:sz w:val="20"/>
        </w:rPr>
        <w:t xml:space="preserve"> Das behauptete Original der E-Mail vom 30.06.2023 wurde in der erneuten Suche nicht aufgefunden. Spätere Arbeitsunterlagen geben lediglich sekundär wieder, Wanek habe eine vertragliche Grundlage und Befassung des Gläubigerausschusses verlangt. Bis zur Beischaffung des Originals hat diese Darstellung keinen Primärbeweisrang. Besonders zu klären ist der Kontext, weil P-WAN-02 festhält, Angebot AN-1054 sei erst am 04.07.2023 bei Wanek eingelangt.</w:t>
      </w:r>
    </w:p>
    <w:p>
      <w:pPr>
        <w:pStyle w:val="Clause"/>
        <w:spacing w:after="64" w:line="254" w:lineRule="auto"/>
        <w:ind w:left="351" w:hanging="351"/>
        <w:jc w:val="both"/>
      </w:pPr>
      <w:r>
        <w:rPr>
          <w:rFonts w:ascii="Arial" w:hAnsi="Arial" w:cs="Arial"/>
          <w:b/>
          <w:color w:val="20242A"/>
          <w:sz w:val="20"/>
        </w:rPr>
        <w:t>3.10</w:t>
      </w:r>
      <w:r>
        <w:rPr>
          <w:rFonts w:ascii="Arial" w:hAnsi="Arial" w:cs="Arial"/>
          <w:color w:val="20242A"/>
          <w:sz w:val="20"/>
        </w:rPr>
        <w:t xml:space="preserve"> Aus einem allenfalls unterbliebenen Verfahren nach § 116 IO wird nicht automatisch die Unwirksamkeit einer historischen Rechtshandlung gegenüber RHB abgeleitet. Die konkrete Rechtsfolge ist nach dem jeweiligen Rechtsakt zu beurteilen. OGH 8 Ob 75/19s hält fest, dass ein Verstoß gegen § 116 IO grundsätzlich die Wirksamkeit gegenüber dem Dritten nicht beseitigt, ausgenommen insbesondere kollusives Zusammenwirken. Der Bauvertrag übernimmt daher keine frühere Annahme einer automatischen Unwirksamkeit.</w:t>
      </w:r>
    </w:p>
    <w:p>
      <w:pPr>
        <w:pStyle w:val="Heading2"/>
        <w:keepNext/>
        <w:keepLines/>
        <w:spacing w:before="240" w:after="100"/>
        <w:jc w:val="left"/>
      </w:pPr>
      <w:r>
        <w:rPr>
          <w:rFonts w:ascii="Arial" w:hAnsi="Arial" w:cs="Arial"/>
          <w:b/>
          <w:color w:val="17365D"/>
          <w:sz w:val="24"/>
        </w:rPr>
        <w:t>§ 4 Zwei strikt getrennte Leistungsblöcke</w:t>
      </w:r>
    </w:p>
    <w:p>
      <w:pPr>
        <w:pStyle w:val="Clause"/>
        <w:keepLines w:val="1"/>
        <w:spacing w:after="64" w:line="254" w:lineRule="auto"/>
        <w:ind w:left="351" w:hanging="351"/>
        <w:jc w:val="both"/>
      </w:pPr>
      <w:r>
        <w:rPr>
          <w:rFonts w:ascii="Arial" w:hAnsi="Arial" w:cs="Arial"/>
          <w:b/>
          <w:color w:val="20242A"/>
          <w:sz w:val="20"/>
        </w:rPr>
        <w:t xml:space="preserve">4.1 </w:t>
      </w:r>
      <w:r>
        <w:rPr>
          <w:rFonts w:ascii="Arial" w:hAnsi="Arial" w:cs="Arial"/>
          <w:color w:val="20242A"/>
          <w:sz w:val="20"/>
        </w:rPr>
        <w:t>Block H umfasst ausschließlich behauptete oder nachgewiesene historische Leistungen bis einschließlich des vor Unterfertigung festgelegten Abgrenzungsstichtags. Aufnahme in eine Liste ist weder Anerkenntnis noch Novation, weder Verzicht auf Einwendungen noch Feststellung des Rangs.</w:t>
      </w:r>
    </w:p>
    <w:p>
      <w:pPr>
        <w:pStyle w:val="Clause"/>
        <w:keepLines w:val="1"/>
        <w:spacing w:after="64" w:line="254" w:lineRule="auto"/>
        <w:ind w:left="351" w:hanging="351"/>
        <w:jc w:val="both"/>
      </w:pPr>
      <w:r>
        <w:rPr>
          <w:rFonts w:ascii="Arial" w:hAnsi="Arial" w:cs="Arial"/>
          <w:b/>
          <w:color w:val="20242A"/>
          <w:sz w:val="20"/>
        </w:rPr>
        <w:t xml:space="preserve">4.2 </w:t>
      </w:r>
      <w:r>
        <w:rPr>
          <w:rFonts w:ascii="Arial" w:hAnsi="Arial" w:cs="Arial"/>
          <w:color w:val="20242A"/>
          <w:sz w:val="20"/>
        </w:rPr>
        <w:t>Block N umfasst ausschließlich neue Leistungen, die nach Unterfertigung dieser Vereinbarung durch einen gesonderten schriftlichen Einzelabruf des aktuellen Insolvenzverwalters beauftragt werden. Jeder Abruf ist ein eigenständiger Leistungs- und Vergütungsblock.</w:t>
      </w:r>
    </w:p>
    <w:p>
      <w:pPr>
        <w:pStyle w:val="Clause"/>
        <w:keepLines w:val="1"/>
        <w:spacing w:after="64" w:line="254" w:lineRule="auto"/>
        <w:ind w:left="351" w:hanging="351"/>
        <w:jc w:val="both"/>
      </w:pPr>
      <w:r>
        <w:rPr>
          <w:rFonts w:ascii="Arial" w:hAnsi="Arial" w:cs="Arial"/>
          <w:b/>
          <w:color w:val="20242A"/>
          <w:sz w:val="20"/>
        </w:rPr>
        <w:t xml:space="preserve">4.3 </w:t>
      </w:r>
      <w:r>
        <w:rPr>
          <w:rFonts w:ascii="Arial" w:hAnsi="Arial" w:cs="Arial"/>
          <w:color w:val="20242A"/>
          <w:sz w:val="20"/>
        </w:rPr>
        <w:t>Historische Forderungen und Neuleistungen dürfen weder rechnerisch vermischt noch gemeinsam besichert werden, sofern die historische Forderung nicht zuvor selbständig rechtswirksam festgestellt oder anerkannt und die dafür erforderlichen insolvenzrechtlichen Schritte dokumentiert wurden.</w:t>
      </w:r>
    </w:p>
    <w:p>
      <w:pPr>
        <w:pStyle w:val="Clause"/>
        <w:spacing w:after="64" w:line="254" w:lineRule="auto"/>
        <w:ind w:left="351" w:hanging="351"/>
        <w:jc w:val="both"/>
      </w:pPr>
      <w:r>
        <w:rPr>
          <w:rFonts w:ascii="Arial" w:hAnsi="Arial" w:cs="Arial"/>
          <w:b/>
          <w:color w:val="20242A"/>
          <w:sz w:val="20"/>
        </w:rPr>
        <w:t>4.4</w:t>
      </w:r>
      <w:r>
        <w:rPr>
          <w:rFonts w:ascii="Arial" w:hAnsi="Arial" w:cs="Arial"/>
          <w:color w:val="20242A"/>
          <w:sz w:val="20"/>
        </w:rPr>
        <w:t xml:space="preserve"> Historische Schuldner- und Anspruchszuordnung. Für Block H ist vor jeder Abrechnung eine Sechserkette zu führen: (1) Auftraggeber, (2) Leistungserbringer, (3) tatsächlicher Zahler/Finanzierer, (4) wirtschaftlicher Begünstigter, (5) behaupteter Schuldner, (6) aktueller Forderungsinhaber. Keine dieser Rollen wird aus einer anderen Rolle automatisch abgeleitet.</w:t>
      </w:r>
    </w:p>
    <w:p>
      <w:pPr>
        <w:pStyle w:val="Clause"/>
        <w:spacing w:after="64" w:line="254" w:lineRule="auto"/>
        <w:ind w:left="351" w:hanging="351"/>
        <w:jc w:val="both"/>
      </w:pPr>
      <w:r>
        <w:rPr>
          <w:rFonts w:ascii="Arial" w:hAnsi="Arial" w:cs="Arial"/>
          <w:b/>
          <w:color w:val="20242A"/>
          <w:sz w:val="20"/>
        </w:rPr>
        <w:t>4.5</w:t>
      </w:r>
      <w:r>
        <w:rPr>
          <w:rFonts w:ascii="Arial" w:hAnsi="Arial" w:cs="Arial"/>
          <w:color w:val="20242A"/>
          <w:sz w:val="20"/>
        </w:rPr>
        <w:t xml:space="preserve"> Keine Novation, keine befreiende Schuldübernahme, kein Drittverzicht. Durch diese Vereinbarung wird kein historischer Anspruch gegen WFS, RSH, AQUALINA oder einen sonstigen Dritten auf einen anderen Schuldner verschoben, ersetzt oder aufgegeben. Ein solcher Rechtsakt ist nur wirksam, wenn er gesondert, eindeutig und mit allen erforderlichen Zustimmungen/Formerfordernissen abgeschlossen wird. Jede tatsächliche Zahlung wird selbstverständlich nur einmal angerechnet.</w:t>
      </w:r>
    </w:p>
    <w:p>
      <w:pPr>
        <w:pStyle w:val="Clause"/>
        <w:spacing w:after="64" w:line="254" w:lineRule="auto"/>
        <w:ind w:left="351" w:hanging="351"/>
        <w:jc w:val="both"/>
      </w:pPr>
      <w:r>
        <w:rPr>
          <w:rFonts w:ascii="Arial" w:hAnsi="Arial" w:cs="Arial"/>
          <w:b/>
          <w:color w:val="20242A"/>
          <w:sz w:val="20"/>
        </w:rPr>
        <w:t>4.6</w:t>
      </w:r>
      <w:r>
        <w:rPr>
          <w:rFonts w:ascii="Arial" w:hAnsi="Arial" w:cs="Arial"/>
          <w:color w:val="20242A"/>
          <w:sz w:val="20"/>
        </w:rPr>
        <w:t xml:space="preserve"> Für Block H bleibt insbesondere offen, ob und in welchem Umfang RHB selbst Anspruchsinhaberin ist, ob Forderungen der WFS Privatstiftung zustehen, ob WFS nur Finanziererin oder auch Bestellerin war und ob RSH/Masse eine eigene Verpflichtung übernommen hat. Diese Punkte dürfen weder durch Rechnungsadressierung noch durch spätere Buchung allein entschieden werden.</w:t>
      </w:r>
    </w:p>
    <w:p>
      <w:pPr>
        <w:pStyle w:val="Heading2"/>
        <w:keepNext/>
        <w:keepLines/>
        <w:spacing w:before="240" w:after="100"/>
        <w:jc w:val="left"/>
      </w:pPr>
      <w:r>
        <w:rPr>
          <w:rFonts w:ascii="Arial" w:hAnsi="Arial" w:cs="Arial"/>
          <w:b/>
          <w:color w:val="17365D"/>
          <w:sz w:val="24"/>
        </w:rPr>
        <w:t>§ 5 Leistungsumfang und Einzelabruf</w:t>
      </w:r>
    </w:p>
    <w:p>
      <w:pPr>
        <w:pStyle w:val="Clause"/>
        <w:keepLines w:val="1"/>
        <w:spacing w:after="64" w:line="254" w:lineRule="auto"/>
        <w:ind w:left="351" w:hanging="351"/>
        <w:jc w:val="both"/>
      </w:pPr>
      <w:r>
        <w:rPr>
          <w:rFonts w:ascii="Arial" w:hAnsi="Arial" w:cs="Arial"/>
          <w:b/>
          <w:color w:val="20242A"/>
          <w:sz w:val="20"/>
        </w:rPr>
        <w:t xml:space="preserve">5.1 </w:t>
      </w:r>
      <w:r>
        <w:rPr>
          <w:rFonts w:ascii="Arial" w:hAnsi="Arial" w:cs="Arial"/>
          <w:color w:val="20242A"/>
          <w:sz w:val="20"/>
        </w:rPr>
        <w:t>Der mögliche Leistungsumfang umfasst nur jene Planungs-, Koordinations-, Bau-, Ausbau-, Haustechnik-, Außenanlagen-, Dachgeschoss-, Stellplatz-, Abnahme-, Dokumentations- und Behördenleistungen, die im jeweiligen Einzelabruf konkret beschrieben sind.</w:t>
      </w:r>
    </w:p>
    <w:p>
      <w:pPr>
        <w:pStyle w:val="Clause"/>
        <w:keepLines w:val="1"/>
        <w:spacing w:after="64" w:line="254" w:lineRule="auto"/>
        <w:ind w:left="351" w:hanging="351"/>
        <w:jc w:val="both"/>
      </w:pPr>
      <w:r>
        <w:rPr>
          <w:rFonts w:ascii="Arial" w:hAnsi="Arial" w:cs="Arial"/>
          <w:b/>
          <w:color w:val="20242A"/>
          <w:sz w:val="20"/>
        </w:rPr>
        <w:t xml:space="preserve">5.2 </w:t>
      </w:r>
      <w:r>
        <w:rPr>
          <w:rFonts w:ascii="Arial" w:hAnsi="Arial" w:cs="Arial"/>
          <w:color w:val="20242A"/>
          <w:sz w:val="20"/>
        </w:rPr>
        <w:t>Ein Einzelabruf muss mindestens enthalten: Leistungsbeschreibung, Planstand, Mengen/Einheiten, Preis oder Preisermittlung, Leistungszeitraum, Fertigstellung, Steuerbehandlung, Verantwortlicher, erforderliche Genehmigungen, Sicherung, Zahlungsplan und Verfahrensstatus nach §§ 114, 116 und 117 IO.</w:t>
      </w:r>
    </w:p>
    <w:p>
      <w:pPr>
        <w:pStyle w:val="Clause"/>
        <w:keepLines w:val="1"/>
        <w:spacing w:after="64" w:line="254" w:lineRule="auto"/>
        <w:ind w:left="351" w:hanging="351"/>
        <w:jc w:val="both"/>
      </w:pPr>
      <w:r>
        <w:rPr>
          <w:rFonts w:ascii="Arial" w:hAnsi="Arial" w:cs="Arial"/>
          <w:b/>
          <w:color w:val="20242A"/>
          <w:sz w:val="20"/>
        </w:rPr>
        <w:t xml:space="preserve">5.3 </w:t>
      </w:r>
      <w:r>
        <w:rPr>
          <w:rFonts w:ascii="Arial" w:hAnsi="Arial" w:cs="Arial"/>
          <w:color w:val="20242A"/>
          <w:sz w:val="20"/>
        </w:rPr>
        <w:t>RHB ist zu keiner neuen Leistung verpflichtet, solange ein Einzelabruf nicht vom aktuellen Insolvenzverwalter schriftlich unterfertigt und das Vollzugsgate nach § 13 erfüllt ist.</w:t>
      </w:r>
    </w:p>
    <w:p>
      <w:pPr>
        <w:pStyle w:val="Clause"/>
        <w:spacing w:after="64" w:line="254" w:lineRule="auto"/>
        <w:ind w:left="351" w:hanging="351"/>
        <w:jc w:val="both"/>
      </w:pPr>
      <w:r>
        <w:rPr>
          <w:rFonts w:ascii="Arial" w:hAnsi="Arial" w:cs="Arial"/>
          <w:b/>
          <w:color w:val="20242A"/>
          <w:sz w:val="20"/>
        </w:rPr>
        <w:t>5.4</w:t>
      </w:r>
      <w:r>
        <w:rPr>
          <w:rFonts w:ascii="Arial" w:hAnsi="Arial" w:cs="Arial"/>
          <w:color w:val="20242A"/>
          <w:sz w:val="20"/>
        </w:rPr>
        <w:t xml:space="preserve"> Baustellenanweisungen durch Planer, Sachverständige, Bauleitung, AQUALINA, Pongratz, Behörden oder sonstige Dritte ändern Preis, Leistungsumfang, Termin oder Haftungsumfang gegenüber RHB nur, wenn die Änderung vom für Block N verfügungsberechtigten Auftraggeber schriftlich freigegeben wurde. Technische Weisungen bleiben im Rahmen bestehender Befugnisse möglich, erzeugen aber ohne Preis-/Leistungsfreigabe keine zusätzliche Zahlungsverpflichtung der Masse.</w:t>
      </w:r>
    </w:p>
    <w:p>
      <w:pPr>
        <w:pStyle w:val="Clause"/>
        <w:spacing w:after="64" w:line="254" w:lineRule="auto"/>
        <w:ind w:left="351" w:hanging="351"/>
        <w:jc w:val="both"/>
      </w:pPr>
      <w:r>
        <w:rPr>
          <w:rFonts w:ascii="Arial" w:hAnsi="Arial" w:cs="Arial"/>
          <w:b/>
          <w:color w:val="20242A"/>
          <w:sz w:val="20"/>
        </w:rPr>
        <w:t>5.5</w:t>
      </w:r>
      <w:r>
        <w:rPr>
          <w:rFonts w:ascii="Arial" w:hAnsi="Arial" w:cs="Arial"/>
          <w:color w:val="20242A"/>
          <w:sz w:val="20"/>
        </w:rPr>
        <w:t xml:space="preserve"> RHB darf vor Erfüllung des Vollzugsgates keine nicht rückführbaren Sonderanfertigungen, langfristigen Subunternehmerbindungen oder wesentlichen Materialbestellungen auf eigenes ungesichertes Risiko eingehen. Soweit der Auftraggeber einen vorzeitigen Einkauf verlangt, ist dieser vorab gesondert zu finanzieren oder abzusichern.</w:t>
      </w:r>
    </w:p>
    <w:p>
      <w:pPr>
        <w:pStyle w:val="Heading2"/>
        <w:keepNext/>
        <w:keepLines/>
        <w:spacing w:before="240" w:after="100"/>
        <w:jc w:val="left"/>
      </w:pPr>
      <w:r>
        <w:rPr>
          <w:rFonts w:ascii="Arial" w:hAnsi="Arial" w:cs="Arial"/>
          <w:b/>
          <w:color w:val="17365D"/>
          <w:sz w:val="24"/>
        </w:rPr>
        <w:t>§ 6 Gewerberecht, Fachbefugnis und Subunternehmer</w:t>
      </w:r>
    </w:p>
    <w:p>
      <w:pPr>
        <w:pStyle w:val="Clause"/>
        <w:keepLines w:val="1"/>
        <w:spacing w:after="64" w:line="254" w:lineRule="auto"/>
        <w:ind w:left="351" w:hanging="351"/>
        <w:jc w:val="both"/>
      </w:pPr>
      <w:r>
        <w:rPr>
          <w:rFonts w:ascii="Arial" w:hAnsi="Arial" w:cs="Arial"/>
          <w:b/>
          <w:color w:val="20242A"/>
          <w:sz w:val="20"/>
        </w:rPr>
        <w:t xml:space="preserve">6.1 </w:t>
      </w:r>
      <w:r>
        <w:rPr>
          <w:rFonts w:ascii="Arial" w:hAnsi="Arial" w:cs="Arial"/>
          <w:color w:val="20242A"/>
          <w:sz w:val="20"/>
        </w:rPr>
        <w:t>Jede reglementierte Tätigkeit darf nur durch einen Rechtsträger ausgeführt werden, der im Leistungszeitpunkt über die erforderliche Gewerbeberechtigung oder sonstige gesetzliche Befugnis verfügt. Die einschlägigen Nachweise sind vor Einsatz in Anlage P-21 zu dokumentieren.</w:t>
      </w:r>
    </w:p>
    <w:p>
      <w:pPr>
        <w:pStyle w:val="Clause"/>
        <w:keepLines w:val="1"/>
        <w:spacing w:after="64" w:line="254" w:lineRule="auto"/>
        <w:ind w:left="351" w:hanging="351"/>
        <w:jc w:val="both"/>
      </w:pPr>
      <w:commentRangeStart w:id="3"/>
      <w:r>
        <w:rPr>
          <w:rFonts w:ascii="Arial" w:hAnsi="Arial" w:cs="Arial"/>
          <w:b/>
          <w:color w:val="20242A"/>
          <w:sz w:val="20"/>
        </w:rPr>
        <w:t xml:space="preserve">6.2 </w:t>
      </w:r>
      <w:r>
        <w:rPr>
          <w:rFonts w:ascii="Arial" w:hAnsi="Arial" w:cs="Arial"/>
          <w:color w:val="20242A"/>
          <w:sz w:val="20"/>
        </w:rPr>
        <w:t>Für Baumeisterleistungen sind insbesondere §§ 5, 94 Z 5 und 99 GewO 1994 zu beachten. Die Bauträgerberechtigung nach § 94 Z 35 GewO ersetzt nicht automatisch die für konkrete Ausführungsleistungen erforderliche Fachbefugnis.</w:t>
      </w:r>
      <w:commentRangeEnd w:id="3"/>
      <w:r>
        <w:rPr>
          <w:rStyle w:val="CommentReference"/>
        </w:rPr>
        <w:commentReference w:id="3"/>
      </w:r>
    </w:p>
    <w:p>
      <w:pPr>
        <w:pStyle w:val="Clause"/>
        <w:keepLines w:val="1"/>
        <w:spacing w:after="64" w:line="254" w:lineRule="auto"/>
        <w:ind w:left="351" w:hanging="351"/>
        <w:jc w:val="both"/>
      </w:pPr>
      <w:r>
        <w:rPr>
          <w:rFonts w:ascii="Arial" w:hAnsi="Arial" w:cs="Arial"/>
          <w:b/>
          <w:color w:val="20242A"/>
          <w:sz w:val="20"/>
        </w:rPr>
        <w:t xml:space="preserve">6.3 </w:t>
      </w:r>
      <w:r>
        <w:rPr>
          <w:rFonts w:ascii="Arial" w:hAnsi="Arial" w:cs="Arial"/>
          <w:color w:val="20242A"/>
          <w:sz w:val="20"/>
        </w:rPr>
        <w:t>Subunternehmer sind vor Beauftragung mit Firma, Gewerbeberechtigung, Leistungsumfang, Versicherung und Verantwortlichem zu erfassen. RHB bleibt nur im Umfang der eigenen vertraglichen Pflichten verantwortlich; zwingende gesetzliche Haftung bleibt unberührt.</w:t>
      </w:r>
    </w:p>
    <w:p>
      <w:pPr>
        <w:pStyle w:val="Heading2"/>
        <w:keepNext/>
        <w:keepLines/>
        <w:spacing w:before="240" w:after="100"/>
        <w:jc w:val="left"/>
      </w:pPr>
      <w:r>
        <w:rPr>
          <w:rFonts w:ascii="Arial" w:hAnsi="Arial" w:cs="Arial"/>
          <w:b/>
          <w:color w:val="17365D"/>
          <w:sz w:val="24"/>
        </w:rPr>
        <w:t>§ 7 Baurechtliche und technische Ausführung</w:t>
      </w:r>
    </w:p>
    <w:p>
      <w:pPr>
        <w:pStyle w:val="Clause"/>
        <w:keepLines w:val="1"/>
        <w:spacing w:after="64" w:line="254" w:lineRule="auto"/>
        <w:ind w:left="351" w:hanging="351"/>
        <w:jc w:val="both"/>
      </w:pPr>
      <w:r>
        <w:rPr>
          <w:rFonts w:ascii="Arial" w:hAnsi="Arial" w:cs="Arial"/>
          <w:b/>
          <w:color w:val="20242A"/>
          <w:sz w:val="20"/>
        </w:rPr>
        <w:t xml:space="preserve">7.1 </w:t>
      </w:r>
      <w:r>
        <w:rPr>
          <w:rFonts w:ascii="Arial" w:hAnsi="Arial" w:cs="Arial"/>
          <w:color w:val="20242A"/>
          <w:sz w:val="20"/>
        </w:rPr>
        <w:t>Es werden nur Leistungen ausgeführt, die vom jeweils maßgeblichen Baubescheid, den genehmigten Plänen und Auflagen gedeckt oder nachweislich nicht genehmigungspflichtig sind. Bescheid 374763/2026/BA, Pläne, Auflagen und Rechtskraftstand sind vor den betroffenen Arbeiten als Primärbelege beizuziehen.</w:t>
      </w:r>
    </w:p>
    <w:p>
      <w:pPr>
        <w:pStyle w:val="Clause"/>
        <w:keepLines w:val="1"/>
        <w:spacing w:after="64" w:line="254" w:lineRule="auto"/>
        <w:ind w:left="351" w:hanging="351"/>
        <w:jc w:val="both"/>
      </w:pPr>
      <w:r>
        <w:rPr>
          <w:rFonts w:ascii="Arial" w:hAnsi="Arial" w:cs="Arial"/>
          <w:b/>
          <w:color w:val="20242A"/>
          <w:sz w:val="20"/>
        </w:rPr>
        <w:t xml:space="preserve">7.2 </w:t>
      </w:r>
      <w:r>
        <w:rPr>
          <w:rFonts w:ascii="Arial" w:hAnsi="Arial" w:cs="Arial"/>
          <w:color w:val="20242A"/>
          <w:sz w:val="20"/>
        </w:rPr>
        <w:t>Werkvertragliche Abnahme, behördliche Fertigstellung, AQUALINA-Bauverpflichtung und grundbücherliche Löschung eines Wiederkaufsrechts sind unterschiedliche Vorgänge. Kein Vorgang ersetzt automatisch den anderen.</w:t>
      </w:r>
    </w:p>
    <w:p>
      <w:pPr>
        <w:pStyle w:val="Clause"/>
        <w:keepLines w:val="1"/>
        <w:spacing w:after="64" w:line="254" w:lineRule="auto"/>
        <w:ind w:left="351" w:hanging="351"/>
        <w:jc w:val="both"/>
      </w:pPr>
      <w:r>
        <w:rPr>
          <w:rFonts w:ascii="Arial" w:hAnsi="Arial" w:cs="Arial"/>
          <w:b/>
          <w:color w:val="20242A"/>
          <w:sz w:val="20"/>
        </w:rPr>
        <w:t xml:space="preserve">7.3 </w:t>
      </w:r>
      <w:r>
        <w:rPr>
          <w:rFonts w:ascii="Arial" w:hAnsi="Arial" w:cs="Arial"/>
          <w:color w:val="20242A"/>
          <w:sz w:val="20"/>
        </w:rPr>
        <w:t>Planabweichungen, Nachträge und technische Änderungen bedürfen vor Ausführung der erforderlichen schriftlichen Freigabe und gegebenenfalls behördlichen Grundlage.</w:t>
      </w:r>
    </w:p>
    <w:p>
      <w:pPr>
        <w:pStyle w:val="Heading2"/>
        <w:keepNext/>
        <w:keepLines/>
        <w:spacing w:before="240" w:after="100"/>
        <w:jc w:val="left"/>
      </w:pPr>
      <w:r>
        <w:rPr>
          <w:rFonts w:ascii="Arial" w:hAnsi="Arial" w:cs="Arial"/>
          <w:b/>
          <w:color w:val="17365D"/>
          <w:sz w:val="24"/>
        </w:rPr>
        <w:t>§ 8 Preis, Entgeltlichkeit und Höchstrahmen</w:t>
      </w:r>
    </w:p>
    <w:p>
      <w:pPr>
        <w:pStyle w:val="Clause"/>
        <w:keepLines w:val="1"/>
        <w:spacing w:after="64" w:line="254" w:lineRule="auto"/>
        <w:ind w:left="351" w:hanging="351"/>
        <w:jc w:val="both"/>
      </w:pPr>
      <w:r>
        <w:rPr>
          <w:rFonts w:ascii="Arial" w:hAnsi="Arial" w:cs="Arial"/>
          <w:b/>
          <w:color w:val="20242A"/>
          <w:sz w:val="20"/>
        </w:rPr>
        <w:t xml:space="preserve">8.1 </w:t>
      </w:r>
      <w:r>
        <w:rPr>
          <w:rFonts w:ascii="Arial" w:hAnsi="Arial" w:cs="Arial"/>
          <w:color w:val="20242A"/>
          <w:sz w:val="20"/>
        </w:rPr>
        <w:t>Der Höchstrahmen von EUR 700.000 netto ist ausschließlich eine Budget- und Sicherungsobergrenze. Er ist weder abstraktes Schuldanerkenntnis noch Anerkenntnis einer bereits bestehenden Masseforderung.</w:t>
      </w:r>
    </w:p>
    <w:p>
      <w:pPr>
        <w:pStyle w:val="Clause"/>
        <w:keepLines w:val="1"/>
        <w:spacing w:after="64" w:line="254" w:lineRule="auto"/>
        <w:ind w:left="351" w:hanging="351"/>
        <w:jc w:val="both"/>
      </w:pPr>
      <w:r>
        <w:rPr>
          <w:rFonts w:ascii="Arial" w:hAnsi="Arial" w:cs="Arial"/>
          <w:b/>
          <w:color w:val="20242A"/>
          <w:sz w:val="20"/>
        </w:rPr>
        <w:t xml:space="preserve">8.2 </w:t>
      </w:r>
      <w:r>
        <w:rPr>
          <w:rFonts w:ascii="Arial" w:hAnsi="Arial" w:cs="Arial"/>
          <w:color w:val="20242A"/>
          <w:sz w:val="20"/>
        </w:rPr>
        <w:t>Neue Leistungen nach Block N sind entgeltlich. Die Vergütung ergibt sich ausschließlich aus dem jeweiligen Einzelabruf, prüffähigem Leistungsnachweis und der vereinbarten Preisbasis.</w:t>
      </w:r>
    </w:p>
    <w:p>
      <w:pPr>
        <w:pStyle w:val="Clause"/>
        <w:keepLines w:val="1"/>
        <w:spacing w:after="64" w:line="254" w:lineRule="auto"/>
        <w:ind w:left="351" w:hanging="351"/>
        <w:jc w:val="both"/>
      </w:pPr>
      <w:r>
        <w:rPr>
          <w:rFonts w:ascii="Arial" w:hAnsi="Arial" w:cs="Arial"/>
          <w:b/>
          <w:color w:val="20242A"/>
          <w:sz w:val="20"/>
        </w:rPr>
        <w:t xml:space="preserve">8.3 </w:t>
      </w:r>
      <w:r>
        <w:rPr>
          <w:rFonts w:ascii="Arial" w:hAnsi="Arial" w:cs="Arial"/>
          <w:color w:val="20242A"/>
          <w:sz w:val="20"/>
        </w:rPr>
        <w:t>Eine unentgeltliche Zuwendung, ein Erlass oder ein Forderungsverzicht ist nur wirksam gewollt, wenn Anspruch, Umfang und Rechtsfolge in einer gesonderten schriftlichen Erklärung eindeutig bezeichnet und vom verfügungsberechtigten Vertragspartner unterfertigt werden. Für historische Positionen wird dadurch keine frühere wirksame Vereinbarung umgedeutet.</w:t>
      </w:r>
    </w:p>
    <w:p>
      <w:pPr>
        <w:pStyle w:val="Clause"/>
        <w:keepLines w:val="1"/>
        <w:spacing w:after="64" w:line="254" w:lineRule="auto"/>
        <w:ind w:left="351" w:hanging="351"/>
        <w:jc w:val="both"/>
      </w:pPr>
      <w:r>
        <w:rPr>
          <w:rFonts w:ascii="Arial" w:hAnsi="Arial" w:cs="Arial"/>
          <w:b/>
          <w:color w:val="20242A"/>
          <w:sz w:val="20"/>
        </w:rPr>
        <w:t xml:space="preserve">8.4 </w:t>
      </w:r>
      <w:r>
        <w:rPr>
          <w:rFonts w:ascii="Arial" w:hAnsi="Arial" w:cs="Arial"/>
          <w:color w:val="20242A"/>
          <w:sz w:val="20"/>
        </w:rPr>
        <w:t>Bei Leistungen zwischen verbundenen oder personell nahestehenden Rechtsträgern sind Preisangemessenheit und Leistungsinhalt besonders zu dokumentieren. Bei wesentlichen Einzelpositionen ist ein nachvollziehbarer Fremdvergleich, eine externe Plausibilisierung oder eine gleichwertige Marktpreisunterlage beizulegen.</w:t>
      </w:r>
    </w:p>
    <w:p>
      <w:pPr>
        <w:pStyle w:val="Clause"/>
        <w:spacing w:after="64" w:line="254" w:lineRule="auto"/>
        <w:ind w:left="351" w:hanging="351"/>
        <w:jc w:val="both"/>
      </w:pPr>
      <w:r>
        <w:rPr>
          <w:rFonts w:ascii="Arial" w:hAnsi="Arial" w:cs="Arial"/>
          <w:b/>
          <w:color w:val="20242A"/>
          <w:sz w:val="20"/>
        </w:rPr>
        <w:t>8.5</w:t>
      </w:r>
      <w:r>
        <w:rPr>
          <w:rFonts w:ascii="Arial" w:hAnsi="Arial" w:cs="Arial"/>
          <w:color w:val="20242A"/>
          <w:sz w:val="20"/>
        </w:rPr>
        <w:t xml:space="preserve"> Historische Leistungen werden nicht allein deshalb als unentgeltlich behandelt, weil die Masse sie nicht vorfinanziert hat. Ebenso folgt aus der Nutzung oder Wertsteigerung der Liegenschaft noch kein Anspruch gegen die Masse. Entscheidend sind Rechtsgrund, richtiger Schuldner, Forderungsinhaberschaft, Wanek-Bedingungen, tatsächliche Leistung und Verjährung. Diese Vereinbarung wahrt diese Trennung ausdrücklich.</w:t>
      </w:r>
    </w:p>
    <w:p>
      <w:pPr>
        <w:pStyle w:val="Heading2"/>
        <w:keepNext/>
        <w:keepLines/>
        <w:spacing w:before="240" w:after="100"/>
        <w:jc w:val="left"/>
      </w:pPr>
      <w:r>
        <w:rPr>
          <w:rFonts w:ascii="Arial" w:hAnsi="Arial" w:cs="Arial"/>
          <w:b/>
          <w:color w:val="17365D"/>
          <w:sz w:val="24"/>
        </w:rPr>
        <w:t>§ 9 Steuern und Rechnungslegung</w:t>
      </w:r>
    </w:p>
    <w:p>
      <w:pPr>
        <w:pStyle w:val="Clause"/>
        <w:keepLines w:val="1"/>
        <w:spacing w:after="64" w:line="254" w:lineRule="auto"/>
        <w:ind w:left="351" w:hanging="351"/>
        <w:jc w:val="both"/>
      </w:pPr>
      <w:r>
        <w:rPr>
          <w:rFonts w:ascii="Arial" w:hAnsi="Arial" w:cs="Arial"/>
          <w:b/>
          <w:color w:val="20242A"/>
          <w:sz w:val="20"/>
        </w:rPr>
        <w:t xml:space="preserve">9.1 </w:t>
      </w:r>
      <w:r>
        <w:rPr>
          <w:rFonts w:ascii="Arial" w:hAnsi="Arial" w:cs="Arial"/>
          <w:color w:val="20242A"/>
          <w:sz w:val="20"/>
        </w:rPr>
        <w:t>Alle Preise sind netto zu verstehen, sofern der Einzelabruf nichts anderes festlegt. Die gesetzliche Umsatzsteuer wird nur geschuldet und ausgewiesen, soweit sie nach der konkreten Leistung anfällt.</w:t>
      </w:r>
    </w:p>
    <w:p>
      <w:pPr>
        <w:pStyle w:val="Clause"/>
        <w:keepLines w:val="1"/>
        <w:spacing w:after="64" w:line="254" w:lineRule="auto"/>
        <w:ind w:left="351" w:hanging="351"/>
        <w:jc w:val="both"/>
      </w:pPr>
      <w:r>
        <w:rPr>
          <w:rFonts w:ascii="Arial" w:hAnsi="Arial" w:cs="Arial"/>
          <w:b/>
          <w:color w:val="20242A"/>
          <w:sz w:val="20"/>
        </w:rPr>
        <w:t xml:space="preserve">9.2 </w:t>
      </w:r>
      <w:r>
        <w:rPr>
          <w:rFonts w:ascii="Arial" w:hAnsi="Arial" w:cs="Arial"/>
          <w:color w:val="20242A"/>
          <w:sz w:val="20"/>
        </w:rPr>
        <w:t>Vor jeder Rechnung ist zu prüfen, ob bei Bauleistungen die Steuerschuld nach § 19 Abs. 1a UStG 1994 auf den Leistungsempfänger übergeht. Der Leistungsempfänger hat die für diese Beurteilung erforderlichen Angaben wahrheitsgemäß zur Verfügung zu stellen.</w:t>
      </w:r>
    </w:p>
    <w:p>
      <w:pPr>
        <w:pStyle w:val="Clause"/>
        <w:keepLines w:val="1"/>
        <w:spacing w:after="64" w:line="254" w:lineRule="auto"/>
        <w:ind w:left="351" w:hanging="351"/>
        <w:jc w:val="both"/>
      </w:pPr>
      <w:r>
        <w:rPr>
          <w:rFonts w:ascii="Arial" w:hAnsi="Arial" w:cs="Arial"/>
          <w:b/>
          <w:color w:val="20242A"/>
          <w:sz w:val="20"/>
        </w:rPr>
        <w:t xml:space="preserve">9.3 </w:t>
      </w:r>
      <w:r>
        <w:rPr>
          <w:rFonts w:ascii="Arial" w:hAnsi="Arial" w:cs="Arial"/>
          <w:color w:val="20242A"/>
          <w:sz w:val="20"/>
        </w:rPr>
        <w:t>Jede Rechnung muss einem konkreten Einzelabruf, Leistungszeitraum, Leistungsnachweis und Belegsatz zuordenbar sein. Doppelverrechnung zwischen RHB, ECO BUILDING TECHNIK GMBH, Royal Living oder Subunternehmern ist ausgeschlossen.</w:t>
      </w:r>
    </w:p>
    <w:p>
      <w:pPr>
        <w:pStyle w:val="Heading2"/>
        <w:keepNext/>
        <w:keepLines/>
        <w:spacing w:before="240" w:after="100"/>
        <w:jc w:val="left"/>
      </w:pPr>
      <w:r>
        <w:rPr>
          <w:rFonts w:ascii="Arial" w:hAnsi="Arial" w:cs="Arial"/>
          <w:b/>
          <w:color w:val="17365D"/>
          <w:sz w:val="24"/>
        </w:rPr>
        <w:t>§ 10 Historische Forderungen, Anerkenntnis und Verjährung</w:t>
      </w:r>
    </w:p>
    <w:p>
      <w:pPr>
        <w:pStyle w:val="Clause"/>
        <w:keepLines w:val="1"/>
        <w:spacing w:after="64" w:line="254" w:lineRule="auto"/>
        <w:ind w:left="351" w:hanging="351"/>
        <w:jc w:val="both"/>
      </w:pPr>
      <w:r>
        <w:rPr>
          <w:rFonts w:ascii="Arial" w:hAnsi="Arial" w:cs="Arial"/>
          <w:b/>
          <w:color w:val="20242A"/>
          <w:sz w:val="20"/>
        </w:rPr>
        <w:t xml:space="preserve">10.1 </w:t>
      </w:r>
      <w:r>
        <w:rPr>
          <w:rFonts w:ascii="Arial" w:hAnsi="Arial" w:cs="Arial"/>
          <w:color w:val="20242A"/>
          <w:sz w:val="20"/>
        </w:rPr>
        <w:t>Historische Forderungen werden ausschließlich in Anlage B1 positionsbezogen erfasst. Die Erfassung bewirkt keine Anerkennung, keine Hemmung oder Unterbrechung der Verjährung und keine Änderung des insolvenzrechtlichen Rangs.</w:t>
      </w:r>
    </w:p>
    <w:p>
      <w:pPr>
        <w:pStyle w:val="Clause"/>
        <w:keepLines w:val="1"/>
        <w:spacing w:after="64" w:line="254" w:lineRule="auto"/>
        <w:ind w:left="351" w:hanging="351"/>
        <w:jc w:val="both"/>
      </w:pPr>
      <w:r>
        <w:rPr>
          <w:rFonts w:ascii="Arial" w:hAnsi="Arial" w:cs="Arial"/>
          <w:b/>
          <w:color w:val="20242A"/>
          <w:sz w:val="20"/>
        </w:rPr>
        <w:t xml:space="preserve">10.2 </w:t>
      </w:r>
      <w:r>
        <w:rPr>
          <w:rFonts w:ascii="Arial" w:hAnsi="Arial" w:cs="Arial"/>
          <w:color w:val="20242A"/>
          <w:sz w:val="20"/>
        </w:rPr>
        <w:t>Ein Anerkenntnis einer historischen oder strittigen Forderung erfolgt nur in Anlage B1A. Es muss Anspruchsinhaber, Schuldner, Rechtsgrund, Zeitraum, Nettobetrag, Steuer, Einwendungen, Rang und Verfahrensstatus konkret nennen und vom aktuellen Insolvenzverwalter unterfertigt sein.</w:t>
      </w:r>
    </w:p>
    <w:p>
      <w:pPr>
        <w:pStyle w:val="Clause"/>
        <w:keepLines w:val="1"/>
        <w:spacing w:after="64" w:line="254" w:lineRule="auto"/>
        <w:ind w:left="351" w:hanging="351"/>
        <w:jc w:val="both"/>
      </w:pPr>
      <w:commentRangeStart w:id="5"/>
      <w:r>
        <w:rPr>
          <w:rFonts w:ascii="Arial" w:hAnsi="Arial" w:cs="Arial"/>
          <w:b/>
          <w:color w:val="20242A"/>
          <w:sz w:val="20"/>
        </w:rPr>
        <w:t xml:space="preserve">10.3 </w:t>
      </w:r>
      <w:r>
        <w:rPr>
          <w:rFonts w:ascii="Arial" w:hAnsi="Arial" w:cs="Arial"/>
          <w:color w:val="20242A"/>
          <w:sz w:val="20"/>
        </w:rPr>
        <w:t>Soweit ein Anerkenntnis eine strittige Masseforderung betrifft und der Wert EUR 100.000 übersteigt, ist § 116 Abs. 1 Z 2 IO vorab zu prüfen und das gesetzliche Mitteilungsverfahren zu dokumentieren.</w:t>
      </w:r>
      <w:commentRangeEnd w:id="5"/>
      <w:r>
        <w:rPr>
          <w:rStyle w:val="CommentReference"/>
        </w:rPr>
        <w:commentReference w:id="5"/>
      </w:r>
    </w:p>
    <w:p>
      <w:pPr>
        <w:pStyle w:val="Clause"/>
        <w:keepLines w:val="1"/>
        <w:spacing w:after="64" w:line="254" w:lineRule="auto"/>
        <w:ind w:left="351" w:hanging="351"/>
        <w:jc w:val="both"/>
      </w:pPr>
      <w:commentRangeStart w:id="4"/>
      <w:r>
        <w:rPr>
          <w:rFonts w:ascii="Arial" w:hAnsi="Arial" w:cs="Arial"/>
          <w:b/>
          <w:color w:val="20242A"/>
          <w:sz w:val="20"/>
        </w:rPr>
        <w:t xml:space="preserve">10.4 </w:t>
      </w:r>
      <w:r>
        <w:rPr>
          <w:rFonts w:ascii="Arial" w:hAnsi="Arial" w:cs="Arial"/>
          <w:color w:val="20242A"/>
          <w:sz w:val="20"/>
        </w:rPr>
        <w:t>Für Forderungen aus Lieferungen, Arbeiten und sonstigen Leistungen ist insbesondere die dreijährige Verjährung nach § 1486 ABGB positionsbezogen zu prüfen. Eine Unterbrechung wird nur behauptet, wenn die Voraussetzungen des § 1497 ABGB tatsächlich belegt sind. Für jede historische Position ist deshalb Fälligkeit, Fristbeginn, Fristende und allfällige Unterbrechung in B1 einzutragen.</w:t>
      </w:r>
      <w:commentRangeEnd w:id="4"/>
      <w:r>
        <w:rPr>
          <w:rStyle w:val="CommentReference"/>
        </w:rPr>
        <w:commentReference w:id="4"/>
      </w:r>
    </w:p>
    <w:p>
      <w:pPr>
        <w:pStyle w:val="Clause"/>
        <w:spacing w:after="64" w:line="254" w:lineRule="auto"/>
        <w:ind w:left="351" w:hanging="351"/>
        <w:jc w:val="both"/>
      </w:pPr>
      <w:r>
        <w:rPr>
          <w:rFonts w:ascii="Arial" w:hAnsi="Arial" w:cs="Arial"/>
          <w:b/>
          <w:color w:val="20242A"/>
          <w:sz w:val="20"/>
        </w:rPr>
        <w:t>10.5</w:t>
      </w:r>
      <w:r>
        <w:rPr>
          <w:rFonts w:ascii="Arial" w:hAnsi="Arial" w:cs="Arial"/>
          <w:color w:val="20242A"/>
          <w:sz w:val="20"/>
        </w:rPr>
        <w:t xml:space="preserve"> Für Block H wird zuerst der richtige Schuldner bestimmt und erst danach Verjährung und Rang geprüft. Eine an RSH adressierte Rechnung ersetzt keinen Auftrag und keine Schuldübernahme; umgekehrt beseitigt eine Finanzierung durch WFS nicht automatisch eine eigene RHB-Forderung gegen einen tatsächlich verpflichteten Auftraggeber.</w:t>
      </w:r>
    </w:p>
    <w:p>
      <w:pPr>
        <w:pStyle w:val="Clause"/>
        <w:spacing w:after="64" w:line="254" w:lineRule="auto"/>
        <w:ind w:left="351" w:hanging="351"/>
        <w:jc w:val="both"/>
      </w:pPr>
      <w:r>
        <w:rPr>
          <w:rFonts w:ascii="Arial" w:hAnsi="Arial" w:cs="Arial"/>
          <w:b/>
          <w:color w:val="20242A"/>
          <w:sz w:val="20"/>
        </w:rPr>
        <w:t>10.6</w:t>
      </w:r>
      <w:r>
        <w:rPr>
          <w:rFonts w:ascii="Arial" w:hAnsi="Arial" w:cs="Arial"/>
          <w:color w:val="20242A"/>
          <w:sz w:val="20"/>
        </w:rPr>
        <w:t xml:space="preserve"> Eine allfällige Anspruchsbeschränkung aus P-WAN-02/P-WAN-03 wird nicht durch pauschale Formulierungen dieser Vereinbarung „aufgehoben“. RHB behält jedoch jede vertretbare, aus den Primärtexten und Folgemaßnahmen ableitbare Auslegung vor, insbesondere zur zeitlichen Bedeutung „bis zu einer Beendigung nach Verteilung“, zur nachrangigen Behandlung nach Aufhebung und zur Wirkung einer späteren AQUALINA-Freigabe/Löschungsreife. Keine Partei anerkennt durch diese Vereinbarung die gegnerische Auslegung.</w:t>
      </w:r>
    </w:p>
    <w:p>
      <w:pPr>
        <w:pStyle w:val="Clause"/>
        <w:spacing w:after="64" w:line="254" w:lineRule="auto"/>
        <w:ind w:left="351" w:hanging="351"/>
        <w:jc w:val="both"/>
      </w:pPr>
      <w:r>
        <w:rPr>
          <w:rFonts w:ascii="Arial" w:hAnsi="Arial" w:cs="Arial"/>
          <w:b/>
          <w:color w:val="20242A"/>
          <w:sz w:val="20"/>
        </w:rPr>
        <w:t>10.7</w:t>
      </w:r>
      <w:r>
        <w:rPr>
          <w:rFonts w:ascii="Arial" w:hAnsi="Arial" w:cs="Arial"/>
          <w:color w:val="20242A"/>
          <w:sz w:val="20"/>
        </w:rPr>
        <w:t xml:space="preserve"> Bis zur vollständigen </w:t>
      </w:r>
      <w:del w:id="9013" w:author="Claude Gegenkontrolle" w:date="2026-10-03T00:00:00Z">
        <w:r>
          <w:rPr>
            <w:rFonts w:ascii="Arial" w:hAnsi="Arial" w:cs="Arial"/>
            <w:color w:val="20242A"/>
            <w:sz w:val="20"/>
          </w:rPr>
          <w:delText xml:space="preserve">B1-H-Prüfung</w:delText>
        </w:r>
      </w:del>
      <w:ins w:id="9014" w:author="Claude Gegenkontrolle" w:date="2026-10-03T00:00:00Z">
        <w:r>
          <w:rPr>
            <w:rFonts w:ascii="Arial" w:hAnsi="Arial" w:cs="Arial"/>
            <w:color w:val="20242A"/>
            <w:sz w:val="20"/>
          </w:rPr>
          <w:t xml:space="preserve">B1-Prüfung für Block H</w:t>
        </w:r>
      </w:ins>
      <w:r>
        <w:rPr>
          <w:rFonts w:ascii="Arial" w:hAnsi="Arial" w:cs="Arial"/>
          <w:color w:val="20242A"/>
          <w:sz w:val="20"/>
        </w:rPr>
        <w:t xml:space="preserve"> darf keine historische Forderung in einen neuen Einzelabruf, eine neue Masseforderung oder eine Sicherheit für Block N „hineingepackt“ werden. Dies schützt RHB davor, eine historische Rechtsposition durch Novation, Vergleich oder falsche Rangzuordnung unbeabsichtigt zu verlieren.</w:t>
      </w:r>
    </w:p>
    <w:p>
      <w:r>
        <w:t>10.8 Eine bloße Stillhalte-, Prüf- oder Verhandlungsklausel ersetzt keine gesetzlich wirksame Verjährungsunterbrechung. RHB ist berechtigt, jede zur Anspruchswahrung erforderliche Maßnahme rechtzeitig selbst zu setzen. Die Parteien werden eine positionsbezogene Prüfung oder ein Anerkenntnis nicht als Grund behandeln, eine notwendige Anspruchswahrung bis zum Fristablauf aufzuschieben.</w:t>
      </w:r>
    </w:p>
    <w:p>
      <w:r>
        <w:t>10.9 Ein Anerkenntnis nach Anlage B1A soll nur nach vollständiger Positionsprüfung unterfertigt werden. Soweit eine historische Forderung bei Unterfertigung bereits verjährt sein könnte, enthält dieser Vertrag weder die Behauptung einer Wiederbelebung noch einen pauschalen Verzicht auf die Verjährungseinrede; eine allfällige gesonderte Erklärung ist ausdrücklich als solche zu bezeichnen und rechtlich gesondert zu prüfen. § 1502 ABGB bleibt unberührt.</w:t>
      </w:r>
    </w:p>
    <w:p>
      <w:pPr>
        <w:pStyle w:val="Heading2"/>
        <w:keepNext/>
        <w:keepLines/>
        <w:spacing w:before="240" w:after="100"/>
        <w:jc w:val="left"/>
      </w:pPr>
      <w:r>
        <w:rPr>
          <w:rFonts w:ascii="Arial" w:hAnsi="Arial" w:cs="Arial"/>
          <w:b/>
          <w:color w:val="17365D"/>
          <w:sz w:val="24"/>
        </w:rPr>
        <w:t>§ 11 Masseforderungen bei Neuleistungen</w:t>
      </w:r>
    </w:p>
    <w:p>
      <w:pPr>
        <w:pStyle w:val="Clause"/>
        <w:keepLines w:val="1"/>
        <w:spacing w:after="64" w:line="254" w:lineRule="auto"/>
        <w:ind w:left="351" w:hanging="351"/>
        <w:jc w:val="both"/>
      </w:pPr>
      <w:r>
        <w:rPr>
          <w:rFonts w:ascii="Arial" w:hAnsi="Arial" w:cs="Arial"/>
          <w:b/>
          <w:color w:val="20242A"/>
          <w:sz w:val="20"/>
        </w:rPr>
        <w:t xml:space="preserve">11.1 </w:t>
      </w:r>
      <w:r>
        <w:rPr>
          <w:rFonts w:ascii="Arial" w:hAnsi="Arial" w:cs="Arial"/>
          <w:color w:val="20242A"/>
          <w:sz w:val="20"/>
        </w:rPr>
        <w:t>Jeder neue Einzelabruf ist als aktuelle Rechtshandlung des Insolvenzverwalters zu gestalten. Soweit die gesetzlichen Voraussetzungen erfüllt sind, fallen Ansprüche daraus unter § 46 Z 5 IO. Ein bloßer Vertragstext kann die gesetzliche Qualifikation nicht fingieren.</w:t>
      </w:r>
    </w:p>
    <w:p>
      <w:pPr>
        <w:pStyle w:val="Clause"/>
        <w:keepLines w:val="1"/>
        <w:spacing w:after="64" w:line="254" w:lineRule="auto"/>
        <w:ind w:left="351" w:hanging="351"/>
        <w:jc w:val="both"/>
      </w:pPr>
      <w:r>
        <w:rPr>
          <w:rFonts w:ascii="Arial" w:hAnsi="Arial" w:cs="Arial"/>
          <w:b/>
          <w:color w:val="20242A"/>
          <w:sz w:val="20"/>
        </w:rPr>
        <w:t xml:space="preserve">11.2 </w:t>
      </w:r>
      <w:r>
        <w:rPr>
          <w:rFonts w:ascii="Arial" w:hAnsi="Arial" w:cs="Arial"/>
          <w:color w:val="20242A"/>
          <w:sz w:val="20"/>
        </w:rPr>
        <w:t>§ 46 Z 4 IO wird nur herangezogen, wenn der Insolvenzverwalter tatsächlich in einen bei Insolvenzeröffnung beiderseits noch nicht vollständig erfüllten Vertrag im Sinn des § 21 IO eingetreten ist. § 46 Z 2 IO betrifft demgegenüber Auslagen für Erhaltung, Verwaltung und Bewirtschaftung der Masse.</w:t>
      </w:r>
    </w:p>
    <w:p>
      <w:pPr>
        <w:pStyle w:val="Clause"/>
        <w:keepLines w:val="1"/>
        <w:spacing w:after="64" w:line="254" w:lineRule="auto"/>
        <w:ind w:left="351" w:hanging="351"/>
        <w:jc w:val="both"/>
      </w:pPr>
      <w:r>
        <w:rPr>
          <w:rFonts w:ascii="Arial" w:hAnsi="Arial" w:cs="Arial"/>
          <w:b/>
          <w:color w:val="20242A"/>
          <w:sz w:val="20"/>
        </w:rPr>
        <w:t xml:space="preserve">11.3 </w:t>
      </w:r>
      <w:r>
        <w:rPr>
          <w:rFonts w:ascii="Arial" w:hAnsi="Arial" w:cs="Arial"/>
          <w:color w:val="20242A"/>
          <w:sz w:val="20"/>
        </w:rPr>
        <w:t>Bereicherungsansprüche nach § 46 Z 6 IO werden nicht pauschal behauptet. Sie setzen einen tatsächlich bestehenden zivilrechtlichen Bereicherungsanspruch und die Bereicherung der Masse voraus.</w:t>
      </w:r>
    </w:p>
    <w:p>
      <w:pPr>
        <w:pStyle w:val="Clause"/>
        <w:keepLines w:val="1"/>
        <w:spacing w:after="64" w:line="254" w:lineRule="auto"/>
        <w:ind w:left="351" w:hanging="351"/>
        <w:jc w:val="both"/>
      </w:pPr>
      <w:r>
        <w:rPr>
          <w:rFonts w:ascii="Arial" w:hAnsi="Arial" w:cs="Arial"/>
          <w:b/>
          <w:color w:val="20242A"/>
          <w:sz w:val="20"/>
        </w:rPr>
        <w:t xml:space="preserve">11.4 </w:t>
      </w:r>
      <w:r>
        <w:rPr>
          <w:rFonts w:ascii="Arial" w:hAnsi="Arial" w:cs="Arial"/>
          <w:color w:val="20242A"/>
          <w:sz w:val="20"/>
        </w:rPr>
        <w:t>Die Bezeichnung als Masseforderung ist keine Zahlungsgarantie. § 124a IO bleibt ausdrücklich vorbehalten. Deshalb wird die Ausführung neuer Leistungen von einer tatsächlich vollzogenen Sicherheit abhängig gemacht.</w:t>
      </w:r>
    </w:p>
    <w:p>
      <w:pPr>
        <w:pStyle w:val="Heading2"/>
        <w:keepNext/>
        <w:keepLines/>
        <w:spacing w:before="240" w:after="100"/>
        <w:jc w:val="left"/>
      </w:pPr>
      <w:r>
        <w:rPr>
          <w:rFonts w:ascii="Arial" w:hAnsi="Arial" w:cs="Arial"/>
          <w:b/>
          <w:color w:val="17365D"/>
          <w:sz w:val="24"/>
        </w:rPr>
        <w:t>§ 12 Insolvenzrechtlicher Verfahrenscheck §§ 83, 114, 116 und 117 IO</w:t>
      </w:r>
    </w:p>
    <w:p>
      <w:pPr>
        <w:pStyle w:val="Clause"/>
        <w:keepLines w:val="1"/>
        <w:spacing w:after="64" w:line="254" w:lineRule="auto"/>
        <w:ind w:left="351" w:hanging="351"/>
        <w:jc w:val="both"/>
      </w:pPr>
      <w:r>
        <w:rPr>
          <w:rFonts w:ascii="Arial" w:hAnsi="Arial" w:cs="Arial"/>
          <w:b/>
          <w:color w:val="20242A"/>
          <w:sz w:val="20"/>
        </w:rPr>
        <w:t xml:space="preserve">12.1 </w:t>
      </w:r>
      <w:r>
        <w:rPr>
          <w:rFonts w:ascii="Arial" w:hAnsi="Arial" w:cs="Arial"/>
          <w:color w:val="20242A"/>
          <w:sz w:val="20"/>
        </w:rPr>
        <w:t>Die Außenbefugnis des Insolvenzverwalters richtet sich insbesondere nach § 83 IO und allfälligen konkret bekannt gemachten gerichtlichen Beschränkungen. Vor Unterfertigung und vor jedem wesentlichen Einzelabruf ist der aktuelle Bestellungs- und Befugnisstand zu dokumentieren.</w:t>
      </w:r>
    </w:p>
    <w:p>
      <w:pPr>
        <w:pStyle w:val="Clause"/>
        <w:keepLines w:val="1"/>
        <w:spacing w:after="64" w:line="254" w:lineRule="auto"/>
        <w:ind w:left="351" w:hanging="351"/>
        <w:jc w:val="both"/>
      </w:pPr>
      <w:r>
        <w:rPr>
          <w:rFonts w:ascii="Arial" w:hAnsi="Arial" w:cs="Arial"/>
          <w:b/>
          <w:color w:val="20242A"/>
          <w:sz w:val="20"/>
        </w:rPr>
        <w:t xml:space="preserve">12.2 </w:t>
      </w:r>
      <w:r>
        <w:rPr>
          <w:rFonts w:ascii="Arial" w:hAnsi="Arial" w:cs="Arial"/>
          <w:color w:val="20242A"/>
          <w:sz w:val="20"/>
        </w:rPr>
        <w:t>Bei einer wichtigen Vorkehrung ist nach § 114 Abs. 1 IO die Äußerung des Gläubigerausschusses einzuholen. Dies ist eine Äußerung, nicht ohne Weiteres eine Genehmigung. Ist kein Gläubigerausschuss bestellt, wird allein aus § 114 keine ersatzweise gerichtliche Genehmigung konstruiert; eine gerichtliche Weisung in Zweifelsfällen bleibt möglich.</w:t>
      </w:r>
    </w:p>
    <w:p>
      <w:pPr>
        <w:pStyle w:val="Clause"/>
        <w:keepLines w:val="1"/>
        <w:spacing w:after="64" w:line="254" w:lineRule="auto"/>
        <w:ind w:left="351" w:hanging="351"/>
        <w:jc w:val="both"/>
      </w:pPr>
      <w:r>
        <w:rPr>
          <w:rFonts w:ascii="Arial" w:hAnsi="Arial" w:cs="Arial"/>
          <w:b/>
          <w:color w:val="20242A"/>
          <w:sz w:val="20"/>
        </w:rPr>
        <w:t xml:space="preserve">12.3 </w:t>
      </w:r>
      <w:r>
        <w:rPr>
          <w:rFonts w:ascii="Arial" w:hAnsi="Arial" w:cs="Arial"/>
          <w:color w:val="20242A"/>
          <w:sz w:val="20"/>
        </w:rPr>
        <w:t>§ 116 IO ist nur für die dort aufgezählten Geschäfte anzuwenden. Bei einem Wert über EUR 100.000 ist die gesetzlich vorgesehene Mitteilung mindestens acht Tage im Vorhinein zusammen mit der Äußerung des Gläubigerausschusses zu dokumentieren. § 116 ist kein allgemeiner Genehmigungstatbestand für jeden Bauauftrag.</w:t>
      </w:r>
    </w:p>
    <w:p>
      <w:pPr>
        <w:pStyle w:val="Clause"/>
        <w:keepLines w:val="1"/>
        <w:spacing w:after="64" w:line="254" w:lineRule="auto"/>
        <w:ind w:left="351" w:hanging="351"/>
        <w:jc w:val="both"/>
      </w:pPr>
      <w:r>
        <w:rPr>
          <w:rFonts w:ascii="Arial" w:hAnsi="Arial" w:cs="Arial"/>
          <w:b/>
          <w:color w:val="20242A"/>
          <w:sz w:val="20"/>
        </w:rPr>
        <w:t xml:space="preserve">12.4 </w:t>
      </w:r>
      <w:r>
        <w:rPr>
          <w:rFonts w:ascii="Arial" w:hAnsi="Arial" w:cs="Arial"/>
          <w:color w:val="20242A"/>
          <w:sz w:val="20"/>
        </w:rPr>
        <w:t>§ 117 IO wird nur angewendet, wenn der konkrete Rechtsakt unter einen der gesetzlichen Tatbestände fällt, insbesondere Veräußerung oder Verpachtung des Unternehmens, bestimmter beweglicher Vermögensgesamtheiten oder einer unbeweglichen Sache. Der Bauauftrag oder eine Sicherheit wird nicht allein wegen ihres hohen Werts pauschal § 117 IO unterstellt.</w:t>
      </w:r>
    </w:p>
    <w:p>
      <w:pPr>
        <w:pStyle w:val="Heading2"/>
        <w:keepNext/>
        <w:keepLines/>
        <w:spacing w:before="240" w:after="100"/>
        <w:jc w:val="left"/>
      </w:pPr>
      <w:r>
        <w:rPr>
          <w:rFonts w:ascii="Arial" w:hAnsi="Arial" w:cs="Arial"/>
          <w:b/>
          <w:color w:val="17365D"/>
          <w:sz w:val="24"/>
        </w:rPr>
        <w:t>§ 13 Vollzugsgate vor jeder neuen Leistung</w:t>
      </w:r>
    </w:p>
    <w:p>
      <w:pPr>
        <w:pStyle w:val="Clause"/>
        <w:keepLines w:val="1"/>
        <w:spacing w:after="64" w:line="254" w:lineRule="auto"/>
        <w:ind w:left="351" w:hanging="351"/>
        <w:jc w:val="both"/>
      </w:pPr>
      <w:r>
        <w:rPr>
          <w:rFonts w:ascii="Arial" w:hAnsi="Arial" w:cs="Arial"/>
          <w:b/>
          <w:color w:val="20242A"/>
          <w:sz w:val="20"/>
        </w:rPr>
        <w:t xml:space="preserve">13.1 </w:t>
      </w:r>
      <w:r>
        <w:rPr>
          <w:rFonts w:ascii="Arial" w:hAnsi="Arial" w:cs="Arial"/>
          <w:color w:val="20242A"/>
          <w:sz w:val="20"/>
        </w:rPr>
        <w:t>RHB beginnt keinen neuen Leistungsabschnitt, bevor folgende Punkte schriftlich als erfüllt dokumentiert sind: aktueller Insolvenzverwalter; wirksamer Einzelabruf; erforderliche Bau-/Gewerbenachweise; erforderlicher § 114-/§ 116-/§ 117-Status; keine bekannte rechtliche Vollzugssperre; geklärte Steuerbehandlung; tatsächlich vollzogene Sicherheit.</w:t>
      </w:r>
    </w:p>
    <w:p>
      <w:pPr>
        <w:pStyle w:val="Clause"/>
        <w:keepLines w:val="1"/>
        <w:spacing w:after="64" w:line="254" w:lineRule="auto"/>
        <w:ind w:left="351" w:hanging="351"/>
        <w:jc w:val="both"/>
      </w:pPr>
      <w:r>
        <w:rPr>
          <w:rFonts w:ascii="Arial" w:hAnsi="Arial" w:cs="Arial"/>
          <w:b/>
          <w:color w:val="20242A"/>
          <w:sz w:val="20"/>
        </w:rPr>
        <w:t xml:space="preserve">13.2 </w:t>
      </w:r>
      <w:r>
        <w:rPr>
          <w:rFonts w:ascii="Arial" w:hAnsi="Arial" w:cs="Arial"/>
          <w:color w:val="20242A"/>
          <w:sz w:val="20"/>
        </w:rPr>
        <w:t>Das Vollzugsgate ist eine vertragliche Voraussetzung für die Leistungspflicht von RHB. Es wird nicht als pauschale Aussage verwendet, ein Rechtsgeschäft sei ohne einen gesetzlich gar nicht vorgesehenen Genehmigungsakt unwirksam.</w:t>
      </w:r>
    </w:p>
    <w:p>
      <w:pPr>
        <w:pStyle w:val="Clause"/>
        <w:keepLines w:val="1"/>
        <w:spacing w:after="64" w:line="254" w:lineRule="auto"/>
        <w:ind w:left="351" w:hanging="351"/>
        <w:jc w:val="both"/>
      </w:pPr>
      <w:r>
        <w:rPr>
          <w:rFonts w:ascii="Arial" w:hAnsi="Arial" w:cs="Arial"/>
          <w:b/>
          <w:color w:val="20242A"/>
          <w:sz w:val="20"/>
        </w:rPr>
        <w:t xml:space="preserve">13.3 </w:t>
      </w:r>
      <w:r>
        <w:rPr>
          <w:rFonts w:ascii="Arial" w:hAnsi="Arial" w:cs="Arial"/>
          <w:color w:val="20242A"/>
          <w:sz w:val="20"/>
        </w:rPr>
        <w:t>Ein Vermerk „beantragt“, „zugesagt“ oder „wird nachgereicht“ erfüllt das Vollzugsgate nicht, wenn Eintragung, Dotierung, Garantieausstellung oder sonstiger Vollzug vereinbart ist.</w:t>
      </w:r>
    </w:p>
    <w:p>
      <w:pPr>
        <w:pStyle w:val="Clause"/>
        <w:spacing w:after="64" w:line="254" w:lineRule="auto"/>
        <w:ind w:left="351" w:hanging="351"/>
        <w:jc w:val="both"/>
      </w:pPr>
      <w:r>
        <w:rPr>
          <w:rFonts w:ascii="Arial" w:hAnsi="Arial" w:cs="Arial"/>
          <w:b/>
          <w:color w:val="20242A"/>
          <w:sz w:val="20"/>
        </w:rPr>
        <w:t>13.4</w:t>
      </w:r>
      <w:r>
        <w:rPr>
          <w:rFonts w:ascii="Arial" w:hAnsi="Arial" w:cs="Arial"/>
          <w:color w:val="20242A"/>
          <w:sz w:val="20"/>
        </w:rPr>
        <w:t xml:space="preserve"> Das Vollzugsgate gilt auch für wesentliche Material- und Subunternehmerdispositionen. Eine Leistung gilt nicht deshalb als begonnen, weil RHB intern kalkuliert, Angebote einholt oder Vorbereitungshandlungen ohne irreversible Kosten setzt.</w:t>
      </w:r>
    </w:p>
    <w:p>
      <w:pPr>
        <w:pStyle w:val="Clause"/>
        <w:spacing w:after="64" w:line="254" w:lineRule="auto"/>
        <w:ind w:left="351" w:hanging="351"/>
        <w:jc w:val="both"/>
      </w:pPr>
      <w:r>
        <w:rPr>
          <w:rFonts w:ascii="Arial" w:hAnsi="Arial" w:cs="Arial"/>
          <w:b/>
          <w:color w:val="20242A"/>
          <w:sz w:val="20"/>
        </w:rPr>
        <w:t>13.5</w:t>
      </w:r>
      <w:r>
        <w:rPr>
          <w:rFonts w:ascii="Arial" w:hAnsi="Arial" w:cs="Arial"/>
          <w:color w:val="20242A"/>
          <w:sz w:val="20"/>
        </w:rPr>
        <w:t xml:space="preserve"> Bei jedem neuen Abruf ist ein Sicherungs-/Finanzierungsdeckblatt zu unterfertigen. Es weist mindestens den nächsten Meilenstein, bereits unwiderruflich gebundene Material-/Subunternehmerkosten, die vereinbarte Sicherheit und deren verbleibende Laufzeit aus.</w:t>
      </w:r>
    </w:p>
    <w:p>
      <w:r>
        <w:t>13.6 Erbringt RHB aus Gründen der Schadensminderung, Sicherung, Gefahr im Verzug oder zur Vermeidung unverhältnismäßiger Projektfolgen ausnahmsweise eine begrenzte Maßnahme vor vollständiger Erfüllung des Vollzugsgates, liegt darin kein Verzicht auf das Vollzugsgate, keine Erweiterung des Leistungsumfangs und keine Anerkennung einer ungesicherten Vorleistungspflicht. Umfang, Anlass und Kostenfolge sind unverzüglich zu dokumentieren.</w:t>
      </w:r>
    </w:p>
    <w:p>
      <w:r>
        <w:t>13.7 Das Vollzugsgate ist für jeden neuen Leistungsabschnitt erneut zu prüfen, wenn sich Insolvenzstatus, Sicherung, Auftraggebervertretung, Planstand, behördliche Grundlage, Finanzierung oder Leistungsumfang wesentlich ändern.</w:t>
      </w:r>
    </w:p>
    <w:p>
      <w:pPr>
        <w:pStyle w:val="Heading2"/>
        <w:keepNext/>
        <w:keepLines/>
        <w:spacing w:before="240" w:after="100"/>
        <w:jc w:val="left"/>
      </w:pPr>
      <w:r>
        <w:rPr>
          <w:rFonts w:ascii="Arial" w:hAnsi="Arial" w:cs="Arial"/>
          <w:b/>
          <w:color w:val="17365D"/>
          <w:sz w:val="24"/>
        </w:rPr>
        <w:t>§ 14 Sicherung neuer Vergütungsansprüche</w:t>
      </w:r>
    </w:p>
    <w:p>
      <w:pPr>
        <w:pStyle w:val="Clause"/>
        <w:keepLines w:val="1"/>
        <w:spacing w:after="64" w:line="254" w:lineRule="auto"/>
        <w:ind w:left="351" w:hanging="351"/>
        <w:jc w:val="both"/>
      </w:pPr>
      <w:commentRangeStart w:id="6"/>
      <w:r>
        <w:rPr>
          <w:rFonts w:ascii="Arial" w:hAnsi="Arial" w:cs="Arial"/>
          <w:b/>
          <w:color w:val="20242A"/>
          <w:sz w:val="20"/>
        </w:rPr>
        <w:t xml:space="preserve">14.1 </w:t>
      </w:r>
      <w:r>
        <w:rPr>
          <w:rFonts w:ascii="Arial" w:hAnsi="Arial" w:cs="Arial"/>
          <w:color w:val="20242A"/>
          <w:sz w:val="20"/>
        </w:rPr>
        <w:t>Vorrangig ist eine von der Insolvenzmasse wirtschaftlich unabhängige Sicherheit zu verwenden, insbesondere eine unwiderrufliche Bankgarantie oder eine vollständig dotierte Treuhandlösung. Sicherungsgeber, Betrag, Laufzeit, Abrufbedingungen und Echtheit sind vor Leistungsbeginn zu dokumentieren.</w:t>
      </w:r>
      <w:commentRangeEnd w:id="6"/>
      <w:r>
        <w:rPr>
          <w:rStyle w:val="CommentReference"/>
        </w:rPr>
        <w:commentReference w:id="6"/>
      </w:r>
    </w:p>
    <w:p>
      <w:pPr>
        <w:pStyle w:val="Clause"/>
        <w:keepLines w:val="1"/>
        <w:spacing w:after="64" w:line="254" w:lineRule="auto"/>
        <w:ind w:left="351" w:hanging="351"/>
        <w:jc w:val="both"/>
      </w:pPr>
      <w:r>
        <w:rPr>
          <w:rFonts w:ascii="Arial" w:hAnsi="Arial" w:cs="Arial"/>
          <w:b/>
          <w:color w:val="20242A"/>
          <w:sz w:val="20"/>
        </w:rPr>
        <w:t xml:space="preserve">14.2 </w:t>
      </w:r>
      <w:r>
        <w:rPr>
          <w:rFonts w:ascii="Arial" w:hAnsi="Arial" w:cs="Arial"/>
          <w:color w:val="20242A"/>
          <w:sz w:val="20"/>
        </w:rPr>
        <w:t>Eine aus Massevermögen bestellte Sicherheit wird nur akzeptiert, wenn ihre insolvenz-, sachen- und grundbuchsrechtliche Zulässigkeit, allfällige interne Verfahrensschritte sowie Rang und wirtschaftliche Deckung konkret geprüft sind.</w:t>
      </w:r>
    </w:p>
    <w:p>
      <w:pPr>
        <w:pStyle w:val="Clause"/>
        <w:keepLines w:val="1"/>
        <w:spacing w:after="64" w:line="254" w:lineRule="auto"/>
        <w:ind w:left="351" w:hanging="351"/>
        <w:jc w:val="both"/>
      </w:pPr>
      <w:r>
        <w:rPr>
          <w:rFonts w:ascii="Arial" w:hAnsi="Arial" w:cs="Arial"/>
          <w:b/>
          <w:color w:val="20242A"/>
          <w:sz w:val="20"/>
        </w:rPr>
        <w:t xml:space="preserve">14.3 </w:t>
      </w:r>
      <w:r>
        <w:rPr>
          <w:rFonts w:ascii="Arial" w:hAnsi="Arial" w:cs="Arial"/>
          <w:color w:val="20242A"/>
          <w:sz w:val="20"/>
        </w:rPr>
        <w:t>Die Sicherheit muss mindestens den im Einzelabruf festgelegten gesicherten Betrag decken. Der gesetzliche Anspruch nach § 1170b ABGB bleibt daneben unberührt; eine darüber hinausgehende Sicherheit ist eine eigenständige vertragliche Vereinbarung und wird nicht als gesetzlicher § 1170b-Anspruch bezeichnet.</w:t>
      </w:r>
    </w:p>
    <w:p>
      <w:pPr>
        <w:pStyle w:val="Clause"/>
        <w:keepLines w:val="1"/>
        <w:spacing w:after="64" w:line="254" w:lineRule="auto"/>
        <w:ind w:left="351" w:hanging="351"/>
        <w:jc w:val="both"/>
      </w:pPr>
      <w:r>
        <w:rPr>
          <w:rFonts w:ascii="Arial" w:hAnsi="Arial" w:cs="Arial"/>
          <w:b/>
          <w:color w:val="20242A"/>
          <w:sz w:val="20"/>
        </w:rPr>
        <w:t xml:space="preserve">14.4 </w:t>
      </w:r>
      <w:r>
        <w:rPr>
          <w:rFonts w:ascii="Arial" w:hAnsi="Arial" w:cs="Arial"/>
          <w:color w:val="20242A"/>
          <w:sz w:val="20"/>
        </w:rPr>
        <w:t>Bei Ausfall, Ablauf oder wesentlicher Verschlechterung einer vereinbarten Sicherheit darf RHB neue Leistungen bis zur Wiederherstellung der vereinbarten Sicherheit aussetzen, soweit zwingendes Recht und bereits bestehende Pflichten nicht entgegenstehen.</w:t>
      </w:r>
    </w:p>
    <w:p>
      <w:pPr>
        <w:pStyle w:val="Clause"/>
        <w:spacing w:after="64" w:line="254" w:lineRule="auto"/>
        <w:ind w:left="351" w:hanging="351"/>
        <w:jc w:val="both"/>
      </w:pPr>
      <w:r>
        <w:rPr>
          <w:rFonts w:ascii="Arial" w:hAnsi="Arial" w:cs="Arial"/>
          <w:b/>
          <w:color w:val="20242A"/>
          <w:sz w:val="20"/>
        </w:rPr>
        <w:t>14.5</w:t>
      </w:r>
      <w:r>
        <w:rPr>
          <w:rFonts w:ascii="Arial" w:hAnsi="Arial" w:cs="Arial"/>
          <w:color w:val="20242A"/>
          <w:sz w:val="20"/>
        </w:rPr>
        <w:t xml:space="preserve"> Die externe Sicherheit ist vor jedem weiteren Meilenstein aufzufüllen, soweit ihr verfügbarer Betrag die im nächsten Leistungsabschnitt neu entstehenden gesicherten Forderungen und nachweislich unvermeidbaren, bereits eingegangenen Material-/Subunternehmerverpflichtungen nicht mehr deckt. Eine doppelte Besicherung derselben Forderung ist ausgeschlossen; Verwertungserlöse werden angerechnet.</w:t>
      </w:r>
    </w:p>
    <w:p>
      <w:pPr>
        <w:pStyle w:val="Clause"/>
        <w:spacing w:after="64" w:line="254" w:lineRule="auto"/>
        <w:ind w:left="351" w:hanging="351"/>
        <w:jc w:val="both"/>
      </w:pPr>
      <w:r>
        <w:rPr>
          <w:rFonts w:ascii="Arial" w:hAnsi="Arial" w:cs="Arial"/>
          <w:b/>
          <w:color w:val="20242A"/>
          <w:sz w:val="20"/>
        </w:rPr>
        <w:t>14.6</w:t>
      </w:r>
      <w:r>
        <w:rPr>
          <w:rFonts w:ascii="Arial" w:hAnsi="Arial" w:cs="Arial"/>
          <w:color w:val="20242A"/>
          <w:sz w:val="20"/>
        </w:rPr>
        <w:t xml:space="preserve"> Bankgarantie oder Treuhandlösung müssen bis zur vollständigen Zahlung der gesicherten Block-N-Forderungen wirksam bleiben. Ablaufdaten, Verlängerungsmechanismus und Abruffrist sind so festzulegen, dass RHB nicht durch bloßen Zeitablauf während laufender Prüfung oder Abnahme die vereinbarte Sicherheit verliert.</w:t>
      </w:r>
    </w:p>
    <w:p>
      <w:r>
        <w:t>14.7 Die vertragliche Sicherheit dient der Deckung des jeweils ausdrücklich gesicherten Vergütungs- und Kostenrisikos und ist nicht allein deshalb herabzusetzen, weil RHB daneben ein gesetzliches Sicherstellungsrecht oder eine weitere Sicherheit besitzt. Eine Überbesicherung und doppelte Befriedigung sind ausgeschlossen; tatsächlich vereinnahmte Beträge werden auf dieselbe Forderung angerechnet.</w:t>
      </w:r>
    </w:p>
    <w:p>
      <w:r>
        <w:t>14.8 Eine Bankgarantie soll, soweit rechtlich und banktechnisch umsetzbar, unwiderruflich, abstrakt, auf erstes schriftliches Anfordern und ohne Zustimmung eines Dritten abrufbar ausgestaltet sein. Der genaue Garantietext, Aussteller, Höchstbetrag, Laufzeit und Abrufweg sind vor Annahme durch RHB zu prüfen; ein bloßes Finanzierungsversprechen genügt nicht.</w:t>
      </w:r>
    </w:p>
    <w:p>
      <w:r>
        <w:t>14.9 Eine Freigabe oder Reduktion der vertraglichen Sicherheit erfolgt nur entsprechend dem dokumentierten Zahlungs- und Leistungsstand. Offene fällige Vergütung, vereinbarte Haftrücklässe, strittige aber konkret bezifferte Positionen und bereits unwiderruflich eingegangene projektbezogene Verpflichtungen sind vor einer Freigabe gesondert zu berücksichtigen, soweit dies im Einzelabruf vereinbart wurde.</w:t>
      </w:r>
    </w:p>
    <w:p>
      <w:pPr>
        <w:pStyle w:val="Heading2"/>
        <w:keepNext/>
        <w:keepLines/>
        <w:spacing w:before="240" w:after="100"/>
        <w:jc w:val="left"/>
      </w:pPr>
      <w:r>
        <w:rPr>
          <w:rFonts w:ascii="Arial" w:hAnsi="Arial" w:cs="Arial"/>
          <w:b/>
          <w:color w:val="17365D"/>
          <w:sz w:val="24"/>
        </w:rPr>
        <w:t>§ 15 § 1170b ABGB</w:t>
      </w:r>
    </w:p>
    <w:p>
      <w:pPr>
        <w:pStyle w:val="Clause"/>
        <w:keepLines w:val="1"/>
        <w:spacing w:after="64" w:line="254" w:lineRule="auto"/>
        <w:ind w:left="351" w:hanging="351"/>
        <w:jc w:val="both"/>
      </w:pPr>
      <w:commentRangeStart w:id="7"/>
      <w:r>
        <w:rPr>
          <w:rFonts w:ascii="Arial" w:hAnsi="Arial" w:cs="Arial"/>
          <w:b/>
          <w:color w:val="20242A"/>
          <w:sz w:val="20"/>
        </w:rPr>
        <w:t xml:space="preserve">15.1 </w:t>
      </w:r>
      <w:r>
        <w:rPr>
          <w:rFonts w:ascii="Arial" w:hAnsi="Arial" w:cs="Arial"/>
          <w:color w:val="20242A"/>
          <w:sz w:val="20"/>
        </w:rPr>
        <w:t>Das unabdingbare Sicherstellungsrecht des Werkunternehmers nach § 1170b ABGB wird ausdrücklich nicht abbedungen. Seine gesetzlichen Höchstgrenzen und Voraussetzungen gelten unverändert.</w:t>
      </w:r>
      <w:commentRangeEnd w:id="7"/>
      <w:r>
        <w:rPr>
          <w:rStyle w:val="CommentReference"/>
        </w:rPr>
        <w:commentReference w:id="7"/>
      </w:r>
    </w:p>
    <w:p>
      <w:pPr>
        <w:pStyle w:val="Clause"/>
        <w:keepLines w:val="1"/>
        <w:spacing w:after="64" w:line="254" w:lineRule="auto"/>
        <w:ind w:left="351" w:hanging="351"/>
        <w:jc w:val="both"/>
      </w:pPr>
      <w:r>
        <w:rPr>
          <w:rFonts w:ascii="Arial" w:hAnsi="Arial" w:cs="Arial"/>
          <w:b/>
          <w:color w:val="20242A"/>
          <w:sz w:val="20"/>
        </w:rPr>
        <w:t xml:space="preserve">15.2 </w:t>
      </w:r>
      <w:r>
        <w:rPr>
          <w:rFonts w:ascii="Arial" w:hAnsi="Arial" w:cs="Arial"/>
          <w:color w:val="20242A"/>
          <w:sz w:val="20"/>
        </w:rPr>
        <w:t>Für Werkverträge mit einer Ausführungsdauer von mehr als drei Monaten beträgt die gesetzliche Sicherungsobergrenze grundsätzlich ein Fünftel, bei binnen drei Monaten zu erfüllenden Verträgen grundsätzlich zwei Fünftel des vereinbarten Entgelts. Eine vertraglich höhere Sicherheit wird nur auf gesonderter Rechtsgrundlage vereinbart.</w:t>
      </w:r>
    </w:p>
    <w:p>
      <w:pPr>
        <w:pStyle w:val="Heading2"/>
        <w:keepNext/>
        <w:keepLines/>
        <w:spacing w:before="240" w:after="100"/>
        <w:jc w:val="left"/>
      </w:pPr>
      <w:r>
        <w:rPr>
          <w:rFonts w:ascii="Arial" w:hAnsi="Arial" w:cs="Arial"/>
          <w:b/>
          <w:color w:val="17365D"/>
          <w:sz w:val="24"/>
        </w:rPr>
        <w:t>§ 16 Hypothek und grundbücherliche Sicherheit</w:t>
      </w:r>
    </w:p>
    <w:p>
      <w:pPr>
        <w:pStyle w:val="Clause"/>
        <w:keepLines w:val="1"/>
        <w:spacing w:after="64" w:line="254" w:lineRule="auto"/>
        <w:ind w:left="351" w:hanging="351"/>
        <w:jc w:val="both"/>
      </w:pPr>
      <w:r>
        <w:rPr>
          <w:rFonts w:ascii="Arial" w:hAnsi="Arial" w:cs="Arial"/>
          <w:b/>
          <w:color w:val="20242A"/>
          <w:sz w:val="20"/>
        </w:rPr>
        <w:t xml:space="preserve">16.1 </w:t>
      </w:r>
      <w:r>
        <w:rPr>
          <w:rFonts w:ascii="Arial" w:hAnsi="Arial" w:cs="Arial"/>
          <w:color w:val="20242A"/>
          <w:sz w:val="20"/>
        </w:rPr>
        <w:t>Eine Hypothek wird nur durch gesonderte grundbuchsfähige Urkunde bestellt. Diese muss Forderung oder Höchstbetrag, belasteten Grundbuchskörper bzw. Anteil, Rang und ausdrückliche Aufsandungserklärung bestimmen und die Formanforderungen der §§ 13, 14, 31 und 32 GBG erfüllen.</w:t>
      </w:r>
    </w:p>
    <w:p>
      <w:pPr>
        <w:pStyle w:val="Clause"/>
        <w:keepLines w:val="1"/>
        <w:spacing w:after="64" w:line="254" w:lineRule="auto"/>
        <w:ind w:left="351" w:hanging="351"/>
        <w:jc w:val="both"/>
      </w:pPr>
      <w:r>
        <w:rPr>
          <w:rFonts w:ascii="Arial" w:hAnsi="Arial" w:cs="Arial"/>
          <w:b/>
          <w:color w:val="20242A"/>
          <w:sz w:val="20"/>
        </w:rPr>
        <w:t xml:space="preserve">16.2 </w:t>
      </w:r>
      <w:r>
        <w:rPr>
          <w:rFonts w:ascii="Arial" w:hAnsi="Arial" w:cs="Arial"/>
          <w:color w:val="20242A"/>
          <w:sz w:val="20"/>
        </w:rPr>
        <w:t>An einem einzelnen unselbständigen Gebäudeteil oder bloßen Dachgeschoss wird kein dingliches Pfandrecht fingiert. Maßgeblich ist der im Grundbuch selbständig belastbare Grundbuchskörper oder Miteigentumsanteil.</w:t>
      </w:r>
    </w:p>
    <w:p>
      <w:pPr>
        <w:pStyle w:val="Clause"/>
        <w:keepLines w:val="1"/>
        <w:spacing w:after="64" w:line="254" w:lineRule="auto"/>
        <w:ind w:left="351" w:hanging="351"/>
        <w:jc w:val="both"/>
      </w:pPr>
      <w:r>
        <w:rPr>
          <w:rFonts w:ascii="Arial" w:hAnsi="Arial" w:cs="Arial"/>
          <w:b/>
          <w:color w:val="20242A"/>
          <w:sz w:val="20"/>
        </w:rPr>
        <w:t xml:space="preserve">16.3 </w:t>
      </w:r>
      <w:r>
        <w:rPr>
          <w:rFonts w:ascii="Arial" w:hAnsi="Arial" w:cs="Arial"/>
          <w:color w:val="20242A"/>
          <w:sz w:val="20"/>
        </w:rPr>
        <w:t>Vor Leistungsbeginn müssen aktueller Grundbuchsauszug, Vorlasten, Rang, Verkehrswert und freie wirtschaftliche Deckung geprüft sein. Eine bloß unterfertigte, aber nicht vollzogene Pfandbestellung gilt für das Vollzugsgate nicht als Sicherheit.</w:t>
      </w:r>
    </w:p>
    <w:p>
      <w:pPr>
        <w:pStyle w:val="Heading2"/>
        <w:keepNext/>
        <w:keepLines/>
        <w:spacing w:before="240" w:after="100"/>
        <w:jc w:val="left"/>
      </w:pPr>
      <w:r>
        <w:rPr>
          <w:rFonts w:ascii="Arial" w:hAnsi="Arial" w:cs="Arial"/>
          <w:b/>
          <w:color w:val="17365D"/>
          <w:sz w:val="24"/>
        </w:rPr>
        <w:t>§ 17 Eigentum, Eigentumsvorbehalt und Einbau</w:t>
      </w:r>
    </w:p>
    <w:p>
      <w:pPr>
        <w:pStyle w:val="Clause"/>
        <w:keepLines w:val="1"/>
        <w:spacing w:after="64" w:line="254" w:lineRule="auto"/>
        <w:ind w:left="351" w:hanging="351"/>
        <w:jc w:val="both"/>
      </w:pPr>
      <w:r>
        <w:rPr>
          <w:rFonts w:ascii="Arial" w:hAnsi="Arial" w:cs="Arial"/>
          <w:b/>
          <w:color w:val="20242A"/>
          <w:sz w:val="20"/>
        </w:rPr>
        <w:t xml:space="preserve">17.1 </w:t>
      </w:r>
      <w:r>
        <w:rPr>
          <w:rFonts w:ascii="Arial" w:hAnsi="Arial" w:cs="Arial"/>
          <w:color w:val="20242A"/>
          <w:sz w:val="20"/>
        </w:rPr>
        <w:t>Eigentumsvorbehalt gilt nur für Sachen, die nach ihrer rechtlichen und tatsächlichen Beschaffenheit selbständig bleiben und wirksam vorbehalten werden können. Eine bereits eingetretene sachenrechtliche Verbindung mit der Liegenschaft wird durch diese Vereinbarung nicht rückwirkend beseitigt.</w:t>
      </w:r>
    </w:p>
    <w:p>
      <w:pPr>
        <w:pStyle w:val="Clause"/>
        <w:keepLines w:val="1"/>
        <w:spacing w:after="64" w:line="254" w:lineRule="auto"/>
        <w:ind w:left="351" w:hanging="351"/>
        <w:jc w:val="both"/>
      </w:pPr>
      <w:r>
        <w:rPr>
          <w:rFonts w:ascii="Arial" w:hAnsi="Arial" w:cs="Arial"/>
          <w:b/>
          <w:color w:val="20242A"/>
          <w:sz w:val="20"/>
        </w:rPr>
        <w:t xml:space="preserve">17.2 </w:t>
      </w:r>
      <w:r>
        <w:rPr>
          <w:rFonts w:ascii="Arial" w:hAnsi="Arial" w:cs="Arial"/>
          <w:color w:val="20242A"/>
          <w:sz w:val="20"/>
        </w:rPr>
        <w:t>§ 297 ABGB und die Regeln über Bestandteile und Zubehör bleiben maßgeblich. Für Maschinen kann § 297a ABGB nur bei Vorliegen seiner Voraussetzungen und der erforderlichen grundbücherlichen Anmerkung herangezogen werden.</w:t>
      </w:r>
    </w:p>
    <w:p>
      <w:pPr>
        <w:pStyle w:val="Clause"/>
        <w:keepLines w:val="1"/>
        <w:spacing w:after="64" w:line="254" w:lineRule="auto"/>
        <w:ind w:left="351" w:hanging="351"/>
        <w:jc w:val="both"/>
      </w:pPr>
      <w:r>
        <w:rPr>
          <w:rFonts w:ascii="Arial" w:hAnsi="Arial" w:cs="Arial"/>
          <w:b/>
          <w:color w:val="20242A"/>
          <w:sz w:val="20"/>
        </w:rPr>
        <w:t xml:space="preserve">17.3 </w:t>
      </w:r>
      <w:r>
        <w:rPr>
          <w:rFonts w:ascii="Arial" w:hAnsi="Arial" w:cs="Arial"/>
          <w:color w:val="20242A"/>
          <w:sz w:val="20"/>
        </w:rPr>
        <w:t>Vor Einbau wertvoller selbständiger Komponenten ist in Anlage P-22 zu dokumentieren: Eigentümer, Seriennummer, Kauf-/Zahlungsbeleg, Einbauort, rechtliche Einordnung, gegebenenfalls erforderliche Anmerkung und Herausgabemöglichkeit.</w:t>
      </w:r>
    </w:p>
    <w:p>
      <w:r>
        <w:t>17.4 Noch nicht mit der Liegenschaft rechtlich verbundenes Material, Geräte und sonstige selbständige Sachen sind vor Einbringung auf die Baustelle positionsbezogen zu kennzeichnen und zu inventarisieren, soweit RHB oder ein Lieferant daran Eigentum oder Vorbehaltseigentum beansprucht. Lagerort, Seriennummer, Lieferant, Rechnung und Eigentumsgrund sind zu dokumentieren.</w:t>
      </w:r>
    </w:p>
    <w:p>
      <w:r>
        <w:t>17.5 Die bloße Anlieferung auf die Liegenschaft oder Verwahrung auf der Baustelle gilt nicht als rechtsgeschäftliche Eigentumsübertragung, soweit nach dem jeweils wirksam vereinbarten Rechtsverhältnis Eigentum vorbehalten bleibt. Zwingendes Sachenrecht und eine später eintretende Verbindung mit der Liegenschaft bleiben unberührt.</w:t>
      </w:r>
    </w:p>
    <w:p>
      <w:pPr>
        <w:pStyle w:val="Heading2"/>
        <w:keepNext/>
        <w:keepLines/>
        <w:spacing w:before="240" w:after="100"/>
        <w:jc w:val="left"/>
      </w:pPr>
      <w:r>
        <w:rPr>
          <w:rFonts w:ascii="Arial" w:hAnsi="Arial" w:cs="Arial"/>
          <w:b/>
          <w:color w:val="17365D"/>
          <w:sz w:val="24"/>
        </w:rPr>
        <w:t>§ 18 Beweis- und Dokumentationskette</w:t>
      </w:r>
    </w:p>
    <w:p>
      <w:pPr>
        <w:pStyle w:val="Clause"/>
        <w:keepLines w:val="1"/>
        <w:spacing w:after="64" w:line="254" w:lineRule="auto"/>
        <w:ind w:left="351" w:hanging="351"/>
        <w:jc w:val="both"/>
      </w:pPr>
      <w:r>
        <w:rPr>
          <w:rFonts w:ascii="Arial" w:hAnsi="Arial" w:cs="Arial"/>
          <w:b/>
          <w:color w:val="20242A"/>
          <w:sz w:val="20"/>
        </w:rPr>
        <w:t xml:space="preserve">18.1 </w:t>
      </w:r>
      <w:r>
        <w:rPr>
          <w:rFonts w:ascii="Arial" w:hAnsi="Arial" w:cs="Arial"/>
          <w:color w:val="20242A"/>
          <w:sz w:val="20"/>
        </w:rPr>
        <w:t>Jede Forderungsposition erhält eine eindeutige Positionsnummer. Zu dokumentieren sind mindestens Auftrag/Freigabe, Leistungserbringer, Zeitraum, Planstand, Menge, Preisbasis, Rechnung, tatsächlicher Zahler, Zahlungsbeleg oder offene Verbindlichkeit, Einbauort, Foto/Plan/Aufmaß, Abnahme/Mängel, Forderungsinhaber und insolvenzrechtlicher Rechtsgrund.</w:t>
      </w:r>
    </w:p>
    <w:p>
      <w:pPr>
        <w:pStyle w:val="Clause"/>
        <w:keepLines w:val="1"/>
        <w:spacing w:after="64" w:line="254" w:lineRule="auto"/>
        <w:ind w:left="351" w:hanging="351"/>
        <w:jc w:val="both"/>
      </w:pPr>
      <w:r>
        <w:rPr>
          <w:rFonts w:ascii="Arial" w:hAnsi="Arial" w:cs="Arial"/>
          <w:b/>
          <w:color w:val="20242A"/>
          <w:sz w:val="20"/>
        </w:rPr>
        <w:t xml:space="preserve">18.2 </w:t>
      </w:r>
      <w:r>
        <w:rPr>
          <w:rFonts w:ascii="Arial" w:hAnsi="Arial" w:cs="Arial"/>
          <w:color w:val="20242A"/>
          <w:sz w:val="20"/>
        </w:rPr>
        <w:t>Sekundärberichte und spätere Zusammenfassungen dürfen Primärbelege strukturieren, aber nicht ersetzen. Widersprüchliche Belege werden nicht entfernt, sondern in der Beweismatrix offen ausgewiesen.</w:t>
      </w:r>
    </w:p>
    <w:p>
      <w:pPr>
        <w:pStyle w:val="Clause"/>
        <w:keepLines w:val="1"/>
        <w:spacing w:after="64" w:line="254" w:lineRule="auto"/>
        <w:ind w:left="351" w:hanging="351"/>
        <w:jc w:val="both"/>
      </w:pPr>
      <w:r>
        <w:rPr>
          <w:rFonts w:ascii="Arial" w:hAnsi="Arial" w:cs="Arial"/>
          <w:b/>
          <w:color w:val="20242A"/>
          <w:sz w:val="20"/>
        </w:rPr>
        <w:t xml:space="preserve">18.3 </w:t>
      </w:r>
      <w:r>
        <w:rPr>
          <w:rFonts w:ascii="Arial" w:hAnsi="Arial" w:cs="Arial"/>
          <w:color w:val="20242A"/>
          <w:sz w:val="20"/>
        </w:rPr>
        <w:t>Die gesetzliche Beweislast wird durch interne Statusbezeichnungen nicht umgekehrt. „Belegt“ bedeutet nur, dass der angeführte Beleg vorhanden und geprüft ist.</w:t>
      </w:r>
    </w:p>
    <w:p>
      <w:pPr>
        <w:pStyle w:val="Clause"/>
        <w:spacing w:after="64" w:line="254" w:lineRule="auto"/>
        <w:ind w:left="351" w:hanging="351"/>
        <w:jc w:val="both"/>
      </w:pPr>
      <w:r>
        <w:rPr>
          <w:rFonts w:ascii="Arial" w:hAnsi="Arial" w:cs="Arial"/>
          <w:b/>
          <w:color w:val="20242A"/>
          <w:sz w:val="20"/>
        </w:rPr>
        <w:t>18.4</w:t>
      </w:r>
      <w:r>
        <w:rPr>
          <w:rFonts w:ascii="Arial" w:hAnsi="Arial" w:cs="Arial"/>
          <w:color w:val="20242A"/>
          <w:sz w:val="20"/>
        </w:rPr>
        <w:t xml:space="preserve"> Jede kosten- oder terminrelevante Anweisung erhält Datum, erteilende Person, behauptete Vertretungsbefugnis, Inhalt, Kostenfolge, Terminfolge und Bestätigung des zuständigen Auftraggebers. Eine interne Projektrolle wird nicht mit rechtsgeschäftlicher Vollmacht gleichgesetzt.</w:t>
      </w:r>
    </w:p>
    <w:p>
      <w:pPr>
        <w:pStyle w:val="Clause"/>
        <w:spacing w:after="64" w:line="254" w:lineRule="auto"/>
        <w:ind w:left="351" w:hanging="351"/>
        <w:jc w:val="both"/>
      </w:pPr>
      <w:r>
        <w:rPr>
          <w:rFonts w:ascii="Arial" w:hAnsi="Arial" w:cs="Arial"/>
          <w:b/>
          <w:color w:val="20242A"/>
          <w:sz w:val="20"/>
        </w:rPr>
        <w:t>18.5</w:t>
      </w:r>
      <w:r>
        <w:rPr>
          <w:rFonts w:ascii="Arial" w:hAnsi="Arial" w:cs="Arial"/>
          <w:color w:val="20242A"/>
          <w:sz w:val="20"/>
        </w:rPr>
        <w:t xml:space="preserve"> Für den historischen Block wird zusätzlich </w:t>
      </w:r>
      <w:del w:id="9011" w:author="Claude Gegenkontrolle" w:date="2026-10-03T00:00:00Z">
        <w:r>
          <w:rPr>
            <w:rFonts w:ascii="Arial" w:hAnsi="Arial" w:cs="Arial"/>
            <w:color w:val="20242A"/>
            <w:sz w:val="20"/>
          </w:rPr>
          <w:delText xml:space="preserve">Anlage B1-H</w:delText>
        </w:r>
      </w:del>
      <w:ins w:id="9012" w:author="Claude Gegenkontrolle" w:date="2026-10-03T00:00:00Z">
        <w:r>
          <w:rPr>
            <w:rFonts w:ascii="Arial" w:hAnsi="Arial" w:cs="Arial"/>
            <w:color w:val="20242A"/>
            <w:sz w:val="20"/>
          </w:rPr>
          <w:t xml:space="preserve">Anlage B1 (Teil Block H)</w:t>
        </w:r>
      </w:ins>
      <w:r>
        <w:rPr>
          <w:rFonts w:ascii="Arial" w:hAnsi="Arial" w:cs="Arial"/>
          <w:color w:val="20242A"/>
          <w:sz w:val="20"/>
        </w:rPr>
        <w:t xml:space="preserve"> geführt. Sie enthält insbesondere P-WAN-Zuordnung, WFS/RSH-Auftraggeberfrage, Finanzierungsquelle, tatsächliche Zahlung, Abnahme-/Fertigstellungsstatus, Wiederkaufsrechtsfolge und Verjährung.</w:t>
      </w:r>
    </w:p>
    <w:p>
      <w:r>
        <w:t>18.6 Vor Beginn jedes wesentlichen neuen Bauabschnitts wird der sichtbare Ausgangszustand des betroffenen Bereichs durch datierte Fotos, Planbezug und kurze Zustandsbeschreibung dokumentiert. RHB lädt den Auftraggeber zur gemeinsamen Aufnahme ein. Nimmt dieser trotz angemessener Verständigung nicht teil, darf RHB den Zustand einseitig dokumentieren; der gesetzliche Beweiswert bleibt der späteren Würdigung vorbehalten.</w:t>
      </w:r>
    </w:p>
    <w:p>
      <w:r>
        <w:t>18.7 Elektronische Bautagesberichte, Fotodokumentationen, Aufmaße und schriftliche Behinderungsanzeigen sind zeitnah an die im Einzelabruf genannte Kontaktstelle zu übermitteln oder in einem vereinbarten Projektraum bereitzustellen. Einwendungen sollen konkret und zeitnah erhoben werden. Schweigen allein begründet kein materiell-rechtliches Anerkenntnis, kann aber bei der Beweiswürdigung im gesetzlich zulässigen Umfang berücksichtigt werden.</w:t>
      </w:r>
    </w:p>
    <w:p>
      <w:pPr>
        <w:pStyle w:val="Heading2"/>
        <w:keepNext/>
        <w:keepLines/>
        <w:spacing w:before="240" w:after="100"/>
        <w:jc w:val="left"/>
      </w:pPr>
      <w:r>
        <w:rPr>
          <w:rFonts w:ascii="Arial" w:hAnsi="Arial" w:cs="Arial"/>
          <w:b/>
          <w:color w:val="17365D"/>
          <w:sz w:val="24"/>
        </w:rPr>
        <w:t>§ 19 Vorschäden, Masseschäden und Verantwortungsabgrenzung</w:t>
      </w:r>
    </w:p>
    <w:p>
      <w:pPr>
        <w:pStyle w:val="Clause"/>
        <w:keepLines w:val="1"/>
        <w:spacing w:after="64" w:line="254" w:lineRule="auto"/>
        <w:ind w:left="351" w:hanging="351"/>
        <w:jc w:val="both"/>
      </w:pPr>
      <w:r>
        <w:rPr>
          <w:rFonts w:ascii="Arial" w:hAnsi="Arial" w:cs="Arial"/>
          <w:b/>
          <w:color w:val="20242A"/>
          <w:sz w:val="20"/>
        </w:rPr>
        <w:t xml:space="preserve">19.1 </w:t>
      </w:r>
      <w:r>
        <w:rPr>
          <w:rFonts w:ascii="Arial" w:hAnsi="Arial" w:cs="Arial"/>
          <w:color w:val="20242A"/>
          <w:sz w:val="20"/>
        </w:rPr>
        <w:t>Ein vor dem belegten Leistungsbeginn bereits vorhandener Zustand wird RHB nicht allein wegen späterer Sanierung zugerechnet. Eigene frühere Verursachungs-, Prüf-, Warn- oder Sicherungspflichten bleiben unberührt.</w:t>
      </w:r>
    </w:p>
    <w:p>
      <w:pPr>
        <w:pStyle w:val="Clause"/>
        <w:keepLines w:val="1"/>
        <w:spacing w:after="64" w:line="254" w:lineRule="auto"/>
        <w:ind w:left="351" w:hanging="351"/>
        <w:jc w:val="both"/>
      </w:pPr>
      <w:r>
        <w:rPr>
          <w:rFonts w:ascii="Arial" w:hAnsi="Arial" w:cs="Arial"/>
          <w:b/>
          <w:color w:val="20242A"/>
          <w:sz w:val="20"/>
        </w:rPr>
        <w:t xml:space="preserve">19.2 </w:t>
      </w:r>
      <w:r>
        <w:rPr>
          <w:rFonts w:ascii="Arial" w:hAnsi="Arial" w:cs="Arial"/>
          <w:color w:val="20242A"/>
          <w:sz w:val="20"/>
        </w:rPr>
        <w:t>Die Bezeichnung „Masseschaden“ wird nur verwendet, wenn Ausgangszustand, Eintritt nach Insolvenzeröffnung, Entstehungszeitraum, konkrete Verschlechterung, Ursache, Zurechnung, Pflichtwidrigkeit soweit erforderlich, Kausalität und Schadenhöhe positionsbezogen belegt sind. Andernfalls lautet der Status „Vorschaden/Zurechnung offen“.</w:t>
      </w:r>
    </w:p>
    <w:p>
      <w:pPr>
        <w:pStyle w:val="Clause"/>
        <w:keepLines w:val="1"/>
        <w:spacing w:after="64" w:line="254" w:lineRule="auto"/>
        <w:ind w:left="351" w:hanging="351"/>
        <w:jc w:val="both"/>
      </w:pPr>
      <w:r>
        <w:rPr>
          <w:rFonts w:ascii="Arial" w:hAnsi="Arial" w:cs="Arial"/>
          <w:b/>
          <w:color w:val="20242A"/>
          <w:sz w:val="20"/>
        </w:rPr>
        <w:t xml:space="preserve">19.3 </w:t>
      </w:r>
      <w:r>
        <w:rPr>
          <w:rFonts w:ascii="Arial" w:hAnsi="Arial" w:cs="Arial"/>
          <w:color w:val="20242A"/>
          <w:sz w:val="20"/>
        </w:rPr>
        <w:t>Eine Sanierung vorhandener Schäden ist nur dann Teil des ursprünglichen Leistungsumfangs, wenn dies aus Auftrag und Preisbasis hervorgeht. Andernfalls bedarf sie eines eigenen Einzelabrufs.</w:t>
      </w:r>
    </w:p>
    <w:p>
      <w:pPr>
        <w:pStyle w:val="Heading2"/>
        <w:keepNext/>
        <w:keepLines/>
        <w:spacing w:before="240" w:after="100"/>
        <w:jc w:val="left"/>
      </w:pPr>
      <w:r>
        <w:rPr>
          <w:rFonts w:ascii="Arial" w:hAnsi="Arial" w:cs="Arial"/>
          <w:b/>
          <w:color w:val="17365D"/>
          <w:sz w:val="24"/>
        </w:rPr>
        <w:t>§ 20 Prüf- und Warnpflicht, Mängel und Abnahme</w:t>
      </w:r>
    </w:p>
    <w:p>
      <w:pPr>
        <w:pStyle w:val="Clause"/>
        <w:keepLines w:val="1"/>
        <w:spacing w:after="64" w:line="254" w:lineRule="auto"/>
        <w:ind w:left="351" w:hanging="351"/>
        <w:jc w:val="both"/>
      </w:pPr>
      <w:r>
        <w:rPr>
          <w:rFonts w:ascii="Arial" w:hAnsi="Arial" w:cs="Arial"/>
          <w:b/>
          <w:color w:val="20242A"/>
          <w:sz w:val="20"/>
        </w:rPr>
        <w:t xml:space="preserve">20.1 </w:t>
      </w:r>
      <w:r>
        <w:rPr>
          <w:rFonts w:ascii="Arial" w:hAnsi="Arial" w:cs="Arial"/>
          <w:color w:val="20242A"/>
          <w:sz w:val="20"/>
        </w:rPr>
        <w:t>Gesetzliche Prüf- und Warnpflichten, insbesondere § 1168a ABGB, bleiben unberührt. Erkennbare ungeeignete Anweisungen, Vorleistungen oder Stoffe sind nachweisbar und rechtzeitig anzuzeigen.</w:t>
      </w:r>
    </w:p>
    <w:p>
      <w:pPr>
        <w:pStyle w:val="Clause"/>
        <w:keepLines w:val="1"/>
        <w:spacing w:after="64" w:line="254" w:lineRule="auto"/>
        <w:ind w:left="351" w:hanging="351"/>
        <w:jc w:val="both"/>
      </w:pPr>
      <w:r>
        <w:rPr>
          <w:rFonts w:ascii="Arial" w:hAnsi="Arial" w:cs="Arial"/>
          <w:b/>
          <w:color w:val="20242A"/>
          <w:sz w:val="20"/>
        </w:rPr>
        <w:t xml:space="preserve">20.2 </w:t>
      </w:r>
      <w:r>
        <w:rPr>
          <w:rFonts w:ascii="Arial" w:hAnsi="Arial" w:cs="Arial"/>
          <w:color w:val="20242A"/>
          <w:sz w:val="20"/>
        </w:rPr>
        <w:t>Teil- und Schlussabnahmen sind schriftlich, abschnitts- und positionsbezogen zu protokollieren. Behördliche Fertigstellung oder Nutzung ersetzen nicht automatisch die werkvertragliche Abnahme.</w:t>
      </w:r>
    </w:p>
    <w:p>
      <w:pPr>
        <w:pStyle w:val="Clause"/>
        <w:keepLines w:val="1"/>
        <w:spacing w:after="64" w:line="254" w:lineRule="auto"/>
        <w:ind w:left="351" w:hanging="351"/>
        <w:jc w:val="both"/>
      </w:pPr>
      <w:r>
        <w:rPr>
          <w:rFonts w:ascii="Arial" w:hAnsi="Arial" w:cs="Arial"/>
          <w:b/>
          <w:color w:val="20242A"/>
          <w:sz w:val="20"/>
        </w:rPr>
        <w:t xml:space="preserve">20.3 </w:t>
      </w:r>
      <w:r>
        <w:rPr>
          <w:rFonts w:ascii="Arial" w:hAnsi="Arial" w:cs="Arial"/>
          <w:color w:val="20242A"/>
          <w:sz w:val="20"/>
        </w:rPr>
        <w:t>Mängel, Restleistungen, Vorbehalte und Fristen sind im Abnahmeprotokoll konkret anzuführen. Eine pauschale Bestätigung von Mangelfreiheit, Vollständigkeit oder Forderungshöhe wird vermieden.</w:t>
      </w:r>
    </w:p>
    <w:p>
      <w:pPr>
        <w:pStyle w:val="Clause"/>
        <w:spacing w:after="64" w:line="254" w:lineRule="auto"/>
        <w:ind w:left="351" w:hanging="351"/>
        <w:jc w:val="both"/>
      </w:pPr>
      <w:r>
        <w:rPr>
          <w:rFonts w:ascii="Arial" w:hAnsi="Arial" w:cs="Arial"/>
          <w:b/>
          <w:color w:val="20242A"/>
          <w:sz w:val="20"/>
        </w:rPr>
        <w:t>20.4</w:t>
      </w:r>
      <w:r>
        <w:rPr>
          <w:rFonts w:ascii="Arial" w:hAnsi="Arial" w:cs="Arial"/>
          <w:color w:val="20242A"/>
          <w:sz w:val="20"/>
        </w:rPr>
        <w:t xml:space="preserve"> Mitwirkung des Auftraggebers. Der Auftraggeber stellt RHB rechtzeitig jene Zugänge, Bestandsunterlagen, genehmigten Pläne, Entscheidungen, Zustimmungen, Eigentümererklärungen und Behörden-/AQUALINA-Unterlagen zur Verfügung, die RHB für die beauftragte Leistung objektiv benötigt. Die RHB trifft keine Verantwortung für Verzögerungen, die ausschließlich auf fehlender Mitwirkung oder auf Entscheidungen Dritter außerhalb ihres beherrschbaren Bereichs beruhen, soweit sie ihre eigenen Warn-, Koordinations- und Mitwirkungspflichten erfüllt.</w:t>
      </w:r>
    </w:p>
    <w:p>
      <w:pPr>
        <w:pStyle w:val="Clause"/>
        <w:spacing w:after="64" w:line="254" w:lineRule="auto"/>
        <w:ind w:left="351" w:hanging="351"/>
        <w:jc w:val="both"/>
      </w:pPr>
      <w:r>
        <w:rPr>
          <w:rFonts w:ascii="Arial" w:hAnsi="Arial" w:cs="Arial"/>
          <w:b/>
          <w:color w:val="20242A"/>
          <w:sz w:val="20"/>
        </w:rPr>
        <w:t>20.5</w:t>
      </w:r>
      <w:r>
        <w:rPr>
          <w:rFonts w:ascii="Arial" w:hAnsi="Arial" w:cs="Arial"/>
          <w:color w:val="20242A"/>
          <w:sz w:val="20"/>
        </w:rPr>
        <w:t xml:space="preserve"> Unterbleibt eine erforderliche Mitwirkung des Bestellers, bleiben die Rechte des RHB aus § 1168 ABGB unberührt. RHB darf nachweisbar eine angemessene Nachfrist setzen und macht bei bestellerseitiger Behinderung nur jene Entgelt-/Entschädigungspositionen geltend, die nach Gesetz und Vertrag tatsächlich bestehen und unter Anrechnung ersparter Aufwendungen prüffähig nachgewiesen sind.</w:t>
      </w:r>
    </w:p>
    <w:p>
      <w:pPr>
        <w:pStyle w:val="Clause"/>
        <w:spacing w:after="64" w:line="254" w:lineRule="auto"/>
        <w:ind w:left="351" w:hanging="351"/>
        <w:jc w:val="both"/>
      </w:pPr>
      <w:r>
        <w:rPr>
          <w:rFonts w:ascii="Arial" w:hAnsi="Arial" w:cs="Arial"/>
          <w:b/>
          <w:color w:val="20242A"/>
          <w:sz w:val="20"/>
        </w:rPr>
        <w:t>20.6</w:t>
      </w:r>
      <w:r>
        <w:rPr>
          <w:rFonts w:ascii="Arial" w:hAnsi="Arial" w:cs="Arial"/>
          <w:color w:val="20242A"/>
          <w:sz w:val="20"/>
        </w:rPr>
        <w:t xml:space="preserve"> Terminverschiebungen aus behördlichen Verfahren, AQUALINA-/Pongratz-Entscheidungen, fehlenden Eigentümererklärungen oder sonstigen Drittakten verlängern vertragliche Termine nur insoweit, als RHB die Ursache nicht zu vertreten hat und die Behinderung unverzüglich dokumentiert. Ein pauschaler Haftungsausschluss für eigene Verzögerungen wird nicht vereinbart.</w:t>
      </w:r>
    </w:p>
    <w:p>
      <w:pPr>
        <w:pStyle w:val="Clause"/>
        <w:spacing w:after="64" w:line="254" w:lineRule="auto"/>
        <w:ind w:left="351" w:hanging="351"/>
        <w:jc w:val="both"/>
      </w:pPr>
      <w:r>
        <w:rPr>
          <w:rFonts w:ascii="Arial" w:hAnsi="Arial" w:cs="Arial"/>
          <w:b/>
          <w:color w:val="20242A"/>
          <w:sz w:val="20"/>
        </w:rPr>
        <w:t>20.7</w:t>
      </w:r>
      <w:r>
        <w:rPr>
          <w:rFonts w:ascii="Arial" w:hAnsi="Arial" w:cs="Arial"/>
          <w:color w:val="20242A"/>
          <w:sz w:val="20"/>
        </w:rPr>
        <w:t xml:space="preserve"> Kündigt oder stoppt der Auftraggeber einen wirksam abgerufenen Block N aus Gründen, die RHB nicht zu vertreten hat, bleiben die gesetzlichen Ansprüche insbesondere nach § 1168 ABGB sowie ausdrücklich vereinbarte Ansprüche für bereits vertragsgemäß erbrachte Leistungen und nicht mehr stornierbare, prüffähig nachgewiesene projektbezogene Verpflichtungen vorbehalten. Ersparte Aufwendungen und anderweitiger Erwerb sind anzurechnen.</w:t>
      </w:r>
    </w:p>
    <w:p>
      <w:pPr>
        <w:pStyle w:val="Clause"/>
        <w:spacing w:after="64" w:line="254" w:lineRule="auto"/>
        <w:ind w:left="351" w:hanging="351"/>
        <w:jc w:val="both"/>
      </w:pPr>
      <w:r>
        <w:rPr>
          <w:rFonts w:ascii="Arial" w:hAnsi="Arial" w:cs="Arial"/>
          <w:b/>
          <w:color w:val="20242A"/>
          <w:sz w:val="20"/>
        </w:rPr>
        <w:t>20.8</w:t>
      </w:r>
      <w:r>
        <w:rPr>
          <w:rFonts w:ascii="Arial" w:hAnsi="Arial" w:cs="Arial"/>
          <w:color w:val="20242A"/>
          <w:sz w:val="20"/>
        </w:rPr>
        <w:t xml:space="preserve"> Die tatsächliche Löschung des Wiederkaufsrechts, behördliche Entscheidungen und Erklärungen Dritter werden von RHB nicht als garantiertes eigenes Verhalten geschuldet. Soweit solche Ergebnisse Vertragsziel eines Einzelabrufs sind, schuldet RHB die ausdrücklich übernommenen fachlichen/organisatorischen Schritte; die erforderliche Mitwirkung und Entscheidung Dritter bleibt Voraussetzung, sofern RHB sie nicht selbst rechtswirksam herbeiführen kann.</w:t>
      </w:r>
    </w:p>
    <w:p>
      <w:r>
        <w:t>20.9 Verdeckte Bestandsabweichungen, nicht erkennbare Vorschäden, nicht dokumentierte Leitungen, geänderte Planungsgrundlagen oder sonstige erst während der Ausführung erkennbare Umstände, die Leistung, Kosten oder Termin wesentlich beeinflussen, sind unverzüglich anzuzeigen. Soweit sie nicht zum übernommenen Leistungsrisiko von RHB gehören, bedürfen daraus entstehende Zusatz- oder Änderungsleistungen vor Ausführung eines schriftlichen Nachtrags oder einer dokumentierten Notfallfreigabe.</w:t>
      </w:r>
    </w:p>
    <w:p>
      <w:r>
        <w:t>20.10 RHB kann nach Fertigstellung eines abgrenzbaren Leistungsabschnitts schriftlich Abnahme verlangen. Der Auftraggeber hat binnen der im Einzelabruf vereinbarten, sonst binnen angemessener Frist zu prüfen und entweder abzunehmen oder konkrete abnahmehindernde Mängel zu bezeichnen. Eine Abnahme darf nicht wegen unwesentlicher Restpunkte verweigert werden, soweit zwingendes Recht und der konkrete Vertragszweck nicht entgegenstehen.</w:t>
      </w:r>
    </w:p>
    <w:p>
      <w:r>
        <w:t>20.11 Wird ein fertiggestellter Leistungsabschnitt bestimmungsgemäß genutzt, weiterbearbeitet, verdeckt oder durch nachfolgende Gewerke überbaut, ist zuvor eine gemeinsame Zustands- und Mängeldokumentation durchzuführen, soweit dies praktisch möglich ist. Erfolgt trotz rechtzeitiger Einladung keine Teilnahme, darf RHB den Zustand selbst dokumentieren. Gesetzliche Gewährleistungsrechte für tatsächlich bestehende Mängel werden dadurch nicht ausgeschlossen.</w:t>
      </w:r>
    </w:p>
    <w:p>
      <w:pPr>
        <w:pStyle w:val="Heading2"/>
        <w:keepNext/>
        <w:keepLines/>
        <w:spacing w:before="240" w:after="100"/>
        <w:jc w:val="left"/>
      </w:pPr>
      <w:r>
        <w:rPr>
          <w:rFonts w:ascii="Arial" w:hAnsi="Arial" w:cs="Arial"/>
          <w:b/>
          <w:color w:val="17365D"/>
          <w:sz w:val="24"/>
        </w:rPr>
        <w:t>§ 21 Zahlung, Fälligkeit und Verzug</w:t>
      </w:r>
    </w:p>
    <w:p>
      <w:pPr>
        <w:pStyle w:val="Clause"/>
        <w:keepLines w:val="1"/>
        <w:spacing w:after="64" w:line="254" w:lineRule="auto"/>
        <w:ind w:left="351" w:hanging="351"/>
        <w:jc w:val="both"/>
      </w:pPr>
      <w:r>
        <w:rPr>
          <w:rFonts w:ascii="Arial" w:hAnsi="Arial" w:cs="Arial"/>
          <w:b/>
          <w:color w:val="20242A"/>
          <w:sz w:val="20"/>
        </w:rPr>
        <w:t xml:space="preserve">21.1 </w:t>
      </w:r>
      <w:r>
        <w:rPr>
          <w:rFonts w:ascii="Arial" w:hAnsi="Arial" w:cs="Arial"/>
          <w:color w:val="20242A"/>
          <w:sz w:val="20"/>
        </w:rPr>
        <w:t>Für Block N sind Teilrechnungen nach den im Einzelabruf festgelegten Meilensteinen zulässig. Soweit nichts anderes vereinbart ist, ist eine prüffähige Rechnung binnen 14 Kalendertagen nach Zugang fällig, vorbehaltlich zwingender insolvenzrechtlicher Zahlungsregeln.</w:t>
      </w:r>
    </w:p>
    <w:p>
      <w:pPr>
        <w:pStyle w:val="Clause"/>
        <w:keepLines w:val="1"/>
        <w:spacing w:after="64" w:line="254" w:lineRule="auto"/>
        <w:ind w:left="351" w:hanging="351"/>
        <w:jc w:val="both"/>
      </w:pPr>
      <w:r>
        <w:rPr>
          <w:rFonts w:ascii="Arial" w:hAnsi="Arial" w:cs="Arial"/>
          <w:b/>
          <w:color w:val="20242A"/>
          <w:sz w:val="20"/>
        </w:rPr>
        <w:t xml:space="preserve">21.2 </w:t>
      </w:r>
      <w:r>
        <w:rPr>
          <w:rFonts w:ascii="Arial" w:hAnsi="Arial" w:cs="Arial"/>
          <w:color w:val="20242A"/>
          <w:sz w:val="20"/>
        </w:rPr>
        <w:t>Bei Zahlungsverzug gelten im beiderseitigen Unternehmergeschäft die gesetzlichen Verzugszinsen nach § 456 UGB, soweit dessen Voraussetzungen erfüllt sind. Die gesetzliche Pauschale nach § 458 UGB und weitergehende gesetzlich ersatzfähige Betreibungskosten bleiben unberührt.</w:t>
      </w:r>
    </w:p>
    <w:p>
      <w:pPr>
        <w:pStyle w:val="Clause"/>
        <w:keepLines w:val="1"/>
        <w:spacing w:after="64" w:line="254" w:lineRule="auto"/>
        <w:ind w:left="351" w:hanging="351"/>
        <w:jc w:val="both"/>
      </w:pPr>
      <w:r>
        <w:rPr>
          <w:rFonts w:ascii="Arial" w:hAnsi="Arial" w:cs="Arial"/>
          <w:b/>
          <w:color w:val="20242A"/>
          <w:sz w:val="20"/>
        </w:rPr>
        <w:t xml:space="preserve">21.3 </w:t>
      </w:r>
      <w:r>
        <w:rPr>
          <w:rFonts w:ascii="Arial" w:hAnsi="Arial" w:cs="Arial"/>
          <w:color w:val="20242A"/>
          <w:sz w:val="20"/>
        </w:rPr>
        <w:t>Eine Aufrechnung oder Gegenverrechnung der Masse wird nur mit tatsächlich bestehenden, dem richtigen Rechtsträger zustehenden Forderungen vorgenommen. Bekannte Gegenansprüche werden in Anlage B4 positionsbezogen offengelegt; zwingende gesetzliche Aufrechnungsregeln bleiben unberührt.</w:t>
      </w:r>
    </w:p>
    <w:p>
      <w:pPr>
        <w:pStyle w:val="Clause"/>
        <w:spacing w:after="64" w:line="254" w:lineRule="auto"/>
        <w:ind w:left="351" w:hanging="351"/>
        <w:jc w:val="both"/>
      </w:pPr>
      <w:r>
        <w:rPr>
          <w:rFonts w:ascii="Arial" w:hAnsi="Arial" w:cs="Arial"/>
          <w:b/>
          <w:color w:val="20242A"/>
          <w:sz w:val="20"/>
        </w:rPr>
        <w:t>21.4</w:t>
      </w:r>
      <w:r>
        <w:rPr>
          <w:rFonts w:ascii="Arial" w:hAnsi="Arial" w:cs="Arial"/>
          <w:color w:val="20242A"/>
          <w:sz w:val="20"/>
        </w:rPr>
        <w:t xml:space="preserve"> Soweit rechtlich zulässig, darf gegen fällige Block-N-Vergütung nur mit unbestrittenen, rechtskräftig festgestellten oder aus demselben Einzelabruf unmittelbar zusammenhängenden Gegenforderungen aufgerechnet werden. Zwingende gesetzliche Aufrechnungsregeln, insbesondere des Insolvenzrechts, gehen vor.</w:t>
      </w:r>
    </w:p>
    <w:p>
      <w:pPr>
        <w:pStyle w:val="Clause"/>
        <w:spacing w:after="64" w:line="254" w:lineRule="auto"/>
        <w:ind w:left="351" w:hanging="351"/>
        <w:jc w:val="both"/>
      </w:pPr>
      <w:r>
        <w:rPr>
          <w:rFonts w:ascii="Arial" w:hAnsi="Arial" w:cs="Arial"/>
          <w:b/>
          <w:color w:val="20242A"/>
          <w:sz w:val="20"/>
        </w:rPr>
        <w:t>21.5</w:t>
      </w:r>
      <w:r>
        <w:rPr>
          <w:rFonts w:ascii="Arial" w:hAnsi="Arial" w:cs="Arial"/>
          <w:color w:val="20242A"/>
          <w:sz w:val="20"/>
        </w:rPr>
        <w:t xml:space="preserve"> Bei wesentlichem Zahlungsverzug oder berechtigter Gefährdung der vereinbarten Sicherheit darf RHB nach schriftlicher Anzeige und angemessener Nachfrist weitere neue Leistungen des betroffenen Einzelabrufs aussetzen, soweit zwingendes Recht nicht entgegensteht. § 1170b und § 1168 ABGB bleiben unberührt.</w:t>
      </w:r>
    </w:p>
    <w:p>
      <w:r>
        <w:t>21.6 Die Fälligkeit einer ordnungsgemäß erbrachten und prüffähig abgerechneten Block-N-Leistung wird nicht von Zahlungen, Freigaben oder Finanzierungen eines Dritten abhängig gemacht, sofern der jeweilige Einzelabruf nicht ausdrücklich eine bestimmte objektiv überprüfbare Fälligkeitsvoraussetzung festlegt.</w:t>
      </w:r>
    </w:p>
    <w:p>
      <w:r>
        <w:t>21.7 Wegen eines konkret behaupteten Mangels darf, soweit rechtlich zulässig, nur jener angemessene Teil des fälligen Entgelts zurückbehalten werden, der in nachvollziehbarem Verhältnis zur behaupteten Mangelbehebung oder zum Sicherungsinteresse steht. Unstrittige und von dem Mangel nicht betroffene Teilbeträge bleiben zahlbar.</w:t>
      </w:r>
    </w:p>
    <w:p>
      <w:r>
        <w:t>21.8 Zahlungen werden positionsbezogen auf die im Zahlungsbeleg bezeichnete Forderung angerechnet. Fehlt eine eindeutige Widmung, gelten die gesetzlichen Anrechnungsregeln. Eine interne Buchung eines anderen Rechtsträgers ändert Anspruchsinhaber oder Schuldner nicht ohne eigenen Rechtsgrund.</w:t>
      </w:r>
    </w:p>
    <w:p>
      <w:pPr>
        <w:pStyle w:val="Heading2"/>
        <w:keepNext/>
        <w:keepLines/>
        <w:spacing w:before="240" w:after="100"/>
        <w:jc w:val="left"/>
      </w:pPr>
      <w:r>
        <w:rPr>
          <w:rFonts w:ascii="Arial" w:hAnsi="Arial" w:cs="Arial"/>
          <w:b/>
          <w:color w:val="17365D"/>
          <w:sz w:val="24"/>
        </w:rPr>
        <w:t>§ 22 Masseunzulänglichkeit und Leistungsstopp</w:t>
      </w:r>
    </w:p>
    <w:p>
      <w:pPr>
        <w:pStyle w:val="Clause"/>
        <w:keepLines w:val="1"/>
        <w:spacing w:after="64" w:line="254" w:lineRule="auto"/>
        <w:ind w:left="351" w:hanging="351"/>
        <w:jc w:val="both"/>
      </w:pPr>
      <w:r>
        <w:rPr>
          <w:rFonts w:ascii="Arial" w:hAnsi="Arial" w:cs="Arial"/>
          <w:b/>
          <w:color w:val="20242A"/>
          <w:sz w:val="20"/>
        </w:rPr>
        <w:t xml:space="preserve">22.1 </w:t>
      </w:r>
      <w:r>
        <w:rPr>
          <w:rFonts w:ascii="Arial" w:hAnsi="Arial" w:cs="Arial"/>
          <w:color w:val="20242A"/>
          <w:sz w:val="20"/>
        </w:rPr>
        <w:t>Der Insolvenzverwalter informiert RHB unverzüglich über eine nach § 124a IO angezeigte Masseunzulänglichkeit oder andere Umstände, die die vertragsgemäße Zahlung oder vereinbarte Sicherheit konkret gefährden, soweit eine solche Information rechtlich zulässig und für die Vertragsdurchführung erforderlich ist.</w:t>
      </w:r>
    </w:p>
    <w:p>
      <w:pPr>
        <w:pStyle w:val="Clause"/>
        <w:keepLines w:val="1"/>
        <w:spacing w:after="64" w:line="254" w:lineRule="auto"/>
        <w:ind w:left="351" w:hanging="351"/>
        <w:jc w:val="both"/>
      </w:pPr>
      <w:r>
        <w:rPr>
          <w:rFonts w:ascii="Arial" w:hAnsi="Arial" w:cs="Arial"/>
          <w:b/>
          <w:color w:val="20242A"/>
          <w:sz w:val="20"/>
        </w:rPr>
        <w:t xml:space="preserve">22.2 </w:t>
      </w:r>
      <w:r>
        <w:rPr>
          <w:rFonts w:ascii="Arial" w:hAnsi="Arial" w:cs="Arial"/>
          <w:color w:val="20242A"/>
          <w:sz w:val="20"/>
        </w:rPr>
        <w:t>Nach Bekanntwerden einer Masseunzulänglichkeit werden keine neuen ungesicherten Leistungen begonnen. Bereits bestehende gesetzliche Pflichten und die Wirkung externer Sicherheiten sind gesondert zu beurteilen.</w:t>
      </w:r>
    </w:p>
    <w:p>
      <w:pPr>
        <w:pStyle w:val="Clause"/>
        <w:keepLines w:val="1"/>
        <w:spacing w:after="64" w:line="254" w:lineRule="auto"/>
        <w:ind w:left="351" w:hanging="351"/>
        <w:jc w:val="both"/>
      </w:pPr>
      <w:r>
        <w:rPr>
          <w:rFonts w:ascii="Arial" w:hAnsi="Arial" w:cs="Arial"/>
          <w:b/>
          <w:color w:val="20242A"/>
          <w:sz w:val="20"/>
        </w:rPr>
        <w:t xml:space="preserve">22.3 </w:t>
      </w:r>
      <w:r>
        <w:rPr>
          <w:rFonts w:ascii="Arial" w:hAnsi="Arial" w:cs="Arial"/>
          <w:color w:val="20242A"/>
          <w:sz w:val="20"/>
        </w:rPr>
        <w:t>Ein Masseforderungsrang ersetzt die vereinbarte Sicherheit nicht.</w:t>
      </w:r>
    </w:p>
    <w:p>
      <w:pPr>
        <w:pStyle w:val="Clause"/>
        <w:spacing w:after="64" w:line="254" w:lineRule="auto"/>
        <w:ind w:left="351" w:hanging="351"/>
        <w:jc w:val="both"/>
      </w:pPr>
      <w:r>
        <w:rPr>
          <w:rFonts w:ascii="Arial" w:hAnsi="Arial" w:cs="Arial"/>
          <w:b/>
          <w:color w:val="20242A"/>
          <w:sz w:val="20"/>
        </w:rPr>
        <w:t>22.4</w:t>
      </w:r>
      <w:r>
        <w:rPr>
          <w:rFonts w:ascii="Arial" w:hAnsi="Arial" w:cs="Arial"/>
          <w:color w:val="20242A"/>
          <w:sz w:val="20"/>
        </w:rPr>
        <w:t xml:space="preserve"> Wird eine vereinbarte externe Sicherheit unwirksam, gekündigt, nicht verlängert, nicht aufgefüllt oder objektiv nicht mehr abrufbar, gilt das Vollzugsgate für noch nicht ausgeführte Block-N-Leistungen erneut als offen. RHB muss diese Leistungen erst nach Wiederherstellung einer gleichwertigen Sicherheit fortsetzen.</w:t>
      </w:r>
    </w:p>
    <w:p>
      <w:r>
        <w:t>22.5 Der Auftraggeber hat RHB unverzüglich zu verständigen, wenn ihm konkrete Umstände bekannt werden, durch die eine bereits vereinbarte Sicherheit, Finanzierung oder fristgerechte Zahlung des nächsten Leistungsabschnitts objektiv gefährdet wird. Gesetzliche Verschwiegenheits- und Verfahrenspflichten bleiben unberührt.</w:t>
      </w:r>
    </w:p>
    <w:p>
      <w:pPr>
        <w:pStyle w:val="Heading2"/>
        <w:keepNext/>
        <w:keepLines/>
        <w:spacing w:before="240" w:after="100"/>
        <w:jc w:val="left"/>
      </w:pPr>
      <w:r>
        <w:rPr>
          <w:rFonts w:ascii="Arial" w:hAnsi="Arial" w:cs="Arial"/>
          <w:b/>
          <w:color w:val="17365D"/>
          <w:sz w:val="24"/>
        </w:rPr>
        <w:t>§ 23 Keine künstlichen Masseansprüche und keine künstlichen Massegegenansprüche</w:t>
      </w:r>
    </w:p>
    <w:p>
      <w:pPr>
        <w:pStyle w:val="Clause"/>
        <w:keepLines w:val="1"/>
        <w:spacing w:after="64" w:line="254" w:lineRule="auto"/>
        <w:ind w:left="351" w:hanging="351"/>
        <w:jc w:val="both"/>
      </w:pPr>
      <w:r>
        <w:rPr>
          <w:rFonts w:ascii="Arial" w:hAnsi="Arial" w:cs="Arial"/>
          <w:b/>
          <w:color w:val="20242A"/>
          <w:sz w:val="20"/>
        </w:rPr>
        <w:t xml:space="preserve">23.1 </w:t>
      </w:r>
      <w:r>
        <w:rPr>
          <w:rFonts w:ascii="Arial" w:hAnsi="Arial" w:cs="Arial"/>
          <w:color w:val="20242A"/>
          <w:sz w:val="20"/>
        </w:rPr>
        <w:t>Die bloße Finanzierung einer Leistung durch RHB oder einen Dritten begründet weder automatisch Eigentum am Baukörper noch automatisch eine Forderung gegen die Masse. Ebenso begründet die bloße Tatsache, dass ein Dritter Kosten getragen hat, keinen Erstattungsanspruch der Masse gegen RHB oder den Finanzierer.</w:t>
      </w:r>
    </w:p>
    <w:p>
      <w:pPr>
        <w:pStyle w:val="Clause"/>
        <w:keepLines w:val="1"/>
        <w:spacing w:after="64" w:line="254" w:lineRule="auto"/>
        <w:ind w:left="351" w:hanging="351"/>
        <w:jc w:val="both"/>
      </w:pPr>
      <w:r>
        <w:rPr>
          <w:rFonts w:ascii="Arial" w:hAnsi="Arial" w:cs="Arial"/>
          <w:b/>
          <w:color w:val="20242A"/>
          <w:sz w:val="20"/>
        </w:rPr>
        <w:t xml:space="preserve">23.2 </w:t>
      </w:r>
      <w:r>
        <w:rPr>
          <w:rFonts w:ascii="Arial" w:hAnsi="Arial" w:cs="Arial"/>
          <w:color w:val="20242A"/>
          <w:sz w:val="20"/>
        </w:rPr>
        <w:t>Ansprüche der Masse gegen RHB bedürfen eines eigenständigen Rechtsgrundes und werden mit derselben Positions- und Belegschärfe geprüft wie Ansprüche von RHB gegen die Masse.</w:t>
      </w:r>
    </w:p>
    <w:p>
      <w:pPr>
        <w:pStyle w:val="Clause"/>
        <w:keepLines w:val="1"/>
        <w:spacing w:after="64" w:line="254" w:lineRule="auto"/>
        <w:ind w:left="351" w:hanging="351"/>
        <w:jc w:val="both"/>
      </w:pPr>
      <w:r>
        <w:rPr>
          <w:rFonts w:ascii="Arial" w:hAnsi="Arial" w:cs="Arial"/>
          <w:b/>
          <w:color w:val="20242A"/>
          <w:sz w:val="20"/>
        </w:rPr>
        <w:t xml:space="preserve">23.3 </w:t>
      </w:r>
      <w:r>
        <w:rPr>
          <w:rFonts w:ascii="Arial" w:hAnsi="Arial" w:cs="Arial"/>
          <w:color w:val="20242A"/>
          <w:sz w:val="20"/>
        </w:rPr>
        <w:t>Dieser Vertrag enthält keinen pauschalen Verzicht der Masse auf echte Gewährleistungs-, Schadenersatz-, Bereicherungs- oder sonstige gesetzliche Ansprüche und keinen pauschalen Verzicht von RHB auf echte Vergütungs-, Sicherungs- oder Ersatzansprüche.</w:t>
      </w:r>
    </w:p>
    <w:p>
      <w:r>
        <w:t>23.4 Gegenforderungen eines anderen Konzern-, Gesellschafter- oder verbundenen Rechtsträgers werden RHB nicht allein wegen wirtschaftlicher Nähe zugerechnet. Aufrechnung, Zurückbehaltung oder Gegenverrechnung setzen den jeweils erforderlichen eigenen Rechtsgrund, Gegenseitigkeit und die insolvenzrechtliche Zulässigkeit voraus.</w:t>
      </w:r>
    </w:p>
    <w:p>
      <w:pPr>
        <w:pStyle w:val="Heading2"/>
        <w:keepNext/>
        <w:keepLines/>
        <w:spacing w:before="240" w:after="100"/>
        <w:jc w:val="left"/>
      </w:pPr>
      <w:r>
        <w:rPr>
          <w:rFonts w:ascii="Arial" w:hAnsi="Arial" w:cs="Arial"/>
          <w:b/>
          <w:color w:val="17365D"/>
          <w:sz w:val="24"/>
        </w:rPr>
        <w:t>§ 24 Abtretung, Drittfinanzierung und Doppelgeltendmachung</w:t>
      </w:r>
    </w:p>
    <w:p>
      <w:pPr>
        <w:pStyle w:val="Clause"/>
        <w:keepLines w:val="1"/>
        <w:spacing w:after="64" w:line="254" w:lineRule="auto"/>
        <w:ind w:left="351" w:hanging="351"/>
        <w:jc w:val="both"/>
      </w:pPr>
      <w:r>
        <w:rPr>
          <w:rFonts w:ascii="Arial" w:hAnsi="Arial" w:cs="Arial"/>
          <w:b/>
          <w:color w:val="20242A"/>
          <w:sz w:val="20"/>
        </w:rPr>
        <w:t xml:space="preserve">24.1 </w:t>
      </w:r>
      <w:r>
        <w:rPr>
          <w:rFonts w:ascii="Arial" w:hAnsi="Arial" w:cs="Arial"/>
          <w:color w:val="20242A"/>
          <w:sz w:val="20"/>
        </w:rPr>
        <w:t>Drittfinanzierung wird mit Finanzierer, Rechtsgrund, Valuta, Zahlungsfluss, Empfänger und wirtschaftlichem Risiko dokumentiert. Sie verändert Forderungsinhaber oder Eigentum nur, wenn ein wirksamer Rechtsakt dies bewirkt.</w:t>
      </w:r>
    </w:p>
    <w:p>
      <w:pPr>
        <w:pStyle w:val="Clause"/>
        <w:keepLines w:val="1"/>
        <w:spacing w:after="64" w:line="254" w:lineRule="auto"/>
        <w:ind w:left="351" w:hanging="351"/>
        <w:jc w:val="both"/>
      </w:pPr>
      <w:r>
        <w:rPr>
          <w:rFonts w:ascii="Arial" w:hAnsi="Arial" w:cs="Arial"/>
          <w:b/>
          <w:color w:val="20242A"/>
          <w:sz w:val="20"/>
        </w:rPr>
        <w:t xml:space="preserve">24.2 </w:t>
      </w:r>
      <w:r>
        <w:rPr>
          <w:rFonts w:ascii="Arial" w:hAnsi="Arial" w:cs="Arial"/>
          <w:color w:val="20242A"/>
          <w:sz w:val="20"/>
        </w:rPr>
        <w:t>Abtretungen und Sicherungszessionen bedürfen eines gesonderten, hinreichend bestimmten Rechtsakts und, soweit erforderlich, des gesetzlichen Publizitätsakts. Dieser Vertrag fingiert keine Abtretung.</w:t>
      </w:r>
    </w:p>
    <w:p>
      <w:pPr>
        <w:pStyle w:val="Clause"/>
        <w:keepLines w:val="1"/>
        <w:spacing w:after="64" w:line="254" w:lineRule="auto"/>
        <w:ind w:left="351" w:hanging="351"/>
        <w:jc w:val="both"/>
      </w:pPr>
      <w:r>
        <w:rPr>
          <w:rFonts w:ascii="Arial" w:hAnsi="Arial" w:cs="Arial"/>
          <w:b/>
          <w:color w:val="20242A"/>
          <w:sz w:val="20"/>
        </w:rPr>
        <w:t xml:space="preserve">24.3 </w:t>
      </w:r>
      <w:r>
        <w:rPr>
          <w:rFonts w:ascii="Arial" w:hAnsi="Arial" w:cs="Arial"/>
          <w:color w:val="20242A"/>
          <w:sz w:val="20"/>
        </w:rPr>
        <w:t>Eine Forderung darf nur einmal geltend gemacht und nur einmal besichert werden. Zahlungen, Gutschriften, Abtretungen und Verwertungserlöse werden positionsbezogen angerechnet.</w:t>
      </w:r>
    </w:p>
    <w:p>
      <w:r>
        <w:t>24.4 Die Finanzierung historischer oder neuer Leistungen durch WFS oder einen sonstigen Dritten wird weder als Abtretung einer RHB-Forderung noch als Schuldübernahme, Forderungstilgung oder Forderungsverzicht behandelt, sofern ein solcher Rechtsakt nicht gesondert nachgewiesen ist. Der konkrete Zahlungszweck und die wirtschaftliche Zuordnung sind positionsbezogen festzuhalten.</w:t>
      </w:r>
    </w:p>
    <w:p>
      <w:pPr>
        <w:pStyle w:val="Heading2"/>
        <w:keepNext/>
        <w:keepLines/>
        <w:spacing w:before="240" w:after="100"/>
        <w:jc w:val="left"/>
      </w:pPr>
      <w:r>
        <w:rPr>
          <w:rFonts w:ascii="Arial" w:hAnsi="Arial" w:cs="Arial"/>
          <w:b/>
          <w:color w:val="17365D"/>
          <w:sz w:val="24"/>
        </w:rPr>
        <w:t>§ 25 Insolvenzverwalter, keine persönliche Garantie</w:t>
      </w:r>
    </w:p>
    <w:p>
      <w:pPr>
        <w:pStyle w:val="Clause"/>
        <w:keepLines w:val="1"/>
        <w:spacing w:after="64" w:line="254" w:lineRule="auto"/>
        <w:ind w:left="351" w:hanging="351"/>
        <w:jc w:val="both"/>
      </w:pPr>
      <w:r>
        <w:rPr>
          <w:rFonts w:ascii="Arial" w:hAnsi="Arial" w:cs="Arial"/>
          <w:b/>
          <w:color w:val="20242A"/>
          <w:sz w:val="20"/>
        </w:rPr>
        <w:t xml:space="preserve">25.1 </w:t>
      </w:r>
      <w:r>
        <w:rPr>
          <w:rFonts w:ascii="Arial" w:hAnsi="Arial" w:cs="Arial"/>
          <w:color w:val="20242A"/>
          <w:sz w:val="20"/>
        </w:rPr>
        <w:t>Der Insolvenzverwalter unterfertigt ausschließlich in seiner gesetzlichen Funktion für die Insolvenzmasse bzw. die Schuldnerin im Umfang seiner Befugnisse. Eine persönliche Garantie oder verschuldensunabhängige Privathaftung wird nicht begründet.</w:t>
      </w:r>
    </w:p>
    <w:p>
      <w:pPr>
        <w:pStyle w:val="Clause"/>
        <w:keepLines w:val="1"/>
        <w:spacing w:after="64" w:line="254" w:lineRule="auto"/>
        <w:ind w:left="351" w:hanging="351"/>
        <w:jc w:val="both"/>
      </w:pPr>
      <w:r>
        <w:rPr>
          <w:rFonts w:ascii="Arial" w:hAnsi="Arial" w:cs="Arial"/>
          <w:b/>
          <w:color w:val="20242A"/>
          <w:sz w:val="20"/>
        </w:rPr>
        <w:t xml:space="preserve">25.2 </w:t>
      </w:r>
      <w:r>
        <w:rPr>
          <w:rFonts w:ascii="Arial" w:hAnsi="Arial" w:cs="Arial"/>
          <w:color w:val="20242A"/>
          <w:sz w:val="20"/>
        </w:rPr>
        <w:t>Gesetzliche Ansprüche wegen rechtswidriger und schuldhafter Pflichtverletzungen werden weder erweitert noch ausgeschlossen.</w:t>
      </w:r>
    </w:p>
    <w:p>
      <w:pPr>
        <w:pStyle w:val="Heading2"/>
        <w:keepNext/>
        <w:keepLines/>
        <w:spacing w:before="240" w:after="100"/>
        <w:jc w:val="left"/>
      </w:pPr>
      <w:r>
        <w:rPr>
          <w:rFonts w:ascii="Arial" w:hAnsi="Arial" w:cs="Arial"/>
          <w:b/>
          <w:color w:val="17365D"/>
          <w:sz w:val="24"/>
        </w:rPr>
        <w:t>§ 26 Österreichisches Recht und EU-Recht</w:t>
      </w:r>
    </w:p>
    <w:p>
      <w:pPr>
        <w:pStyle w:val="Clause"/>
        <w:keepLines w:val="1"/>
        <w:spacing w:after="64" w:line="254" w:lineRule="auto"/>
        <w:ind w:left="351" w:hanging="351"/>
        <w:jc w:val="both"/>
      </w:pPr>
      <w:commentRangeStart w:id="8"/>
      <w:r>
        <w:rPr>
          <w:rFonts w:ascii="Arial" w:hAnsi="Arial" w:cs="Arial"/>
          <w:b/>
          <w:color w:val="20242A"/>
          <w:sz w:val="20"/>
        </w:rPr>
        <w:t xml:space="preserve">26.1 </w:t>
      </w:r>
      <w:r>
        <w:rPr>
          <w:rFonts w:ascii="Arial" w:hAnsi="Arial" w:cs="Arial"/>
          <w:color w:val="20242A"/>
          <w:sz w:val="20"/>
        </w:rPr>
        <w:t>Es gilt österreichisches Sachrecht unter Ausschluss kollisionsrechtlicher Rück- und Weiterverweisungen, soweit eine Rechtswahl zulässig ist. Die Rechtswahl nach Art. 3 Rom-I-VO verdrängt kein zwingendes österreichisches Insolvenz-, Sachen-, Grundbuch-, Steuer-, Gewerbe- oder Baurecht.</w:t>
      </w:r>
      <w:commentRangeEnd w:id="8"/>
      <w:r>
        <w:rPr>
          <w:rStyle w:val="CommentReference"/>
        </w:rPr>
        <w:commentReference w:id="8"/>
      </w:r>
    </w:p>
    <w:p>
      <w:pPr>
        <w:pStyle w:val="Clause"/>
        <w:keepLines w:val="1"/>
        <w:spacing w:after="64" w:line="254" w:lineRule="auto"/>
        <w:ind w:left="351" w:hanging="351"/>
        <w:jc w:val="both"/>
      </w:pPr>
      <w:r>
        <w:rPr>
          <w:rFonts w:ascii="Arial" w:hAnsi="Arial" w:cs="Arial"/>
          <w:b/>
          <w:color w:val="20242A"/>
          <w:sz w:val="20"/>
        </w:rPr>
        <w:t xml:space="preserve">26.2 </w:t>
      </w:r>
      <w:r>
        <w:rPr>
          <w:rFonts w:ascii="Arial" w:hAnsi="Arial" w:cs="Arial"/>
          <w:color w:val="20242A"/>
          <w:sz w:val="20"/>
        </w:rPr>
        <w:t xml:space="preserve">Für das Insolvenzverfahren und seine Wirkungen ist insbesondere Art. 7 der Verordnung (EU) 2015/848 </w:t>
      </w:r>
      <w:r>
        <w:rPr>
          <w:rFonts w:ascii="Arial" w:hAnsi="Arial" w:cs="Arial"/>
          <w:color w:val="20242A"/>
          <w:sz w:val="20"/>
        </w:rPr>
        <w:t xml:space="preserve">zu beachten.</w:t>
      </w:r>
      <w:ins w:id="9015" w:author="Claude Gegenkontrolle" w:date="2026-10-03T00:00:00Z">
        <w:r>
          <w:rPr>
            <w:rFonts w:ascii="Arial" w:hAnsi="Arial" w:cs="Arial"/>
            <w:color w:val="20242A"/>
            <w:sz w:val="20"/>
          </w:rPr>
          <w:t xml:space="preserve"> Ein grenzüberschreitender Bezug ist nach den vorliegenden Unterlagen nicht erkennbar; die Art. 7 und 8 der Verordnung werden nur angewendet, soweit ein solcher Bezug festgestellt wird.</w:t>
        </w:r>
      </w:ins>
      <w:r>
        <w:rPr>
          <w:rFonts w:ascii="Arial" w:hAnsi="Arial" w:cs="Arial"/>
          <w:color w:val="20242A"/>
          <w:sz w:val="20"/>
        </w:rPr>
        <w:t xml:space="preserve"> Diese Vereinbarung leitet aus Art. 8 derselben Verordnung keinen zusätzlichen Schutz für Rechte an in Österreich gelegenen Massegegenständen ab.</w:t>
      </w:r>
    </w:p>
    <w:p>
      <w:pPr>
        <w:pStyle w:val="Clause"/>
        <w:keepLines w:val="1"/>
        <w:spacing w:after="64" w:line="254" w:lineRule="auto"/>
        <w:ind w:left="351" w:hanging="351"/>
        <w:jc w:val="both"/>
      </w:pPr>
      <w:r>
        <w:rPr>
          <w:rFonts w:ascii="Arial" w:hAnsi="Arial" w:cs="Arial"/>
          <w:b/>
          <w:color w:val="20242A"/>
          <w:sz w:val="20"/>
        </w:rPr>
        <w:t xml:space="preserve">26.3 </w:t>
      </w:r>
      <w:r>
        <w:rPr>
          <w:rFonts w:ascii="Arial" w:hAnsi="Arial" w:cs="Arial"/>
          <w:color w:val="20242A"/>
          <w:sz w:val="20"/>
        </w:rPr>
        <w:t>Die Insolvenz-Ausnahme der Brüssel-Ia-VO bleibt unberührt. Für gewöhnliche zivil- und handelsrechtliche Streitigkeiten wird, soweit gesetzlich zulässig und keine zwingende Zuständigkeit eingreift, die Zuständigkeit des Landesgerichts Wiener Neustadt vereinbart. Zwingende Zuständigkeiten des Insolvenz- und Grundbuchsgerichts bleiben unberührt.</w:t>
      </w:r>
    </w:p>
    <w:p>
      <w:pPr>
        <w:pStyle w:val="Heading2"/>
        <w:keepNext/>
        <w:keepLines/>
        <w:spacing w:before="240" w:after="100"/>
        <w:jc w:val="left"/>
      </w:pPr>
      <w:r>
        <w:rPr>
          <w:rFonts w:ascii="Arial" w:hAnsi="Arial" w:cs="Arial"/>
          <w:b/>
          <w:color w:val="17365D"/>
          <w:sz w:val="24"/>
        </w:rPr>
        <w:t>§ 27 Änderungen, Teilunwirksamkeit und Schlussbestimmungen</w:t>
      </w:r>
    </w:p>
    <w:p>
      <w:pPr>
        <w:pStyle w:val="Clause"/>
        <w:keepLines w:val="1"/>
        <w:spacing w:after="64" w:line="254" w:lineRule="auto"/>
        <w:ind w:left="351" w:hanging="351"/>
        <w:jc w:val="both"/>
      </w:pPr>
      <w:r>
        <w:rPr>
          <w:rFonts w:ascii="Arial" w:hAnsi="Arial" w:cs="Arial"/>
          <w:b/>
          <w:color w:val="20242A"/>
          <w:sz w:val="20"/>
        </w:rPr>
        <w:t xml:space="preserve">27.1 </w:t>
      </w:r>
      <w:r>
        <w:rPr>
          <w:rFonts w:ascii="Arial" w:hAnsi="Arial" w:cs="Arial"/>
          <w:color w:val="20242A"/>
          <w:sz w:val="20"/>
        </w:rPr>
        <w:t>Änderungen und Ergänzungen bedürfen zu Beweiszwecken der Schriftform und der Unterfertigung durch die jeweils verfügungsberechtigten Parteien. Zwingende gesetzliche Formerfordernisse bleiben unberührt.</w:t>
      </w:r>
    </w:p>
    <w:p>
      <w:pPr>
        <w:pStyle w:val="Clause"/>
        <w:keepLines w:val="1"/>
        <w:spacing w:after="64" w:line="254" w:lineRule="auto"/>
        <w:ind w:left="351" w:hanging="351"/>
        <w:jc w:val="both"/>
      </w:pPr>
      <w:r>
        <w:rPr>
          <w:rFonts w:ascii="Arial" w:hAnsi="Arial" w:cs="Arial"/>
          <w:b/>
          <w:color w:val="20242A"/>
          <w:sz w:val="20"/>
        </w:rPr>
        <w:t xml:space="preserve">27.2 </w:t>
      </w:r>
      <w:r>
        <w:rPr>
          <w:rFonts w:ascii="Arial" w:hAnsi="Arial" w:cs="Arial"/>
          <w:color w:val="20242A"/>
          <w:sz w:val="20"/>
        </w:rPr>
        <w:t>Die Unwirksamkeit einer Bestimmung lässt andere, rechtlich selbständige Bestimmungen unberührt, soweit dies dem zwingenden Recht und dem Parteiwillen entspricht. Eine unwirksame Klausel wird nicht automatisch durch eine wirtschaftlich maximal belastende Regel ersetzt.</w:t>
      </w:r>
    </w:p>
    <w:p>
      <w:pPr>
        <w:pStyle w:val="Clause"/>
        <w:keepLines w:val="1"/>
        <w:spacing w:after="64" w:line="254" w:lineRule="auto"/>
        <w:ind w:left="351" w:hanging="351"/>
        <w:jc w:val="both"/>
      </w:pPr>
      <w:r>
        <w:rPr>
          <w:rFonts w:ascii="Arial" w:hAnsi="Arial" w:cs="Arial"/>
          <w:b/>
          <w:color w:val="20242A"/>
          <w:sz w:val="20"/>
        </w:rPr>
        <w:t xml:space="preserve">27.3 </w:t>
      </w:r>
      <w:r>
        <w:rPr>
          <w:rFonts w:ascii="Arial" w:hAnsi="Arial" w:cs="Arial"/>
          <w:color w:val="20242A"/>
          <w:sz w:val="20"/>
        </w:rPr>
        <w:t xml:space="preserve">Diese Vereinbarung hebt historische Tatsachen oder frühere wirksame Rechte nicht rückwirkend auf. Für neue Leistungen ab Unterfertigung soll sie ältere widersprechende Arbeitsunterlagen nur insoweit ersetzen, als beide Parteien dies im </w:t>
      </w:r>
      <w:del w:id="9007" w:author="Claude Gegenkontrolle" w:date="2026-10-03T00:00:00Z">
        <w:r>
          <w:rPr>
            <w:rFonts w:ascii="Arial" w:hAnsi="Arial" w:cs="Arial"/>
            <w:color w:val="20242A"/>
            <w:sz w:val="20"/>
          </w:rPr>
          <w:delText xml:space="preserve">Unterfertigungsblatt</w:delText>
        </w:r>
      </w:del>
      <w:ins w:id="9008" w:author="Claude Gegenkontrolle" w:date="2026-10-03T00:00:00Z">
        <w:r>
          <w:rPr>
            <w:rFonts w:ascii="Arial" w:hAnsi="Arial" w:cs="Arial"/>
            <w:color w:val="20242A"/>
            <w:sz w:val="20"/>
          </w:rPr>
          <w:t xml:space="preserve">Unterfertigungsseite</w:t>
        </w:r>
      </w:ins>
      <w:r>
        <w:rPr>
          <w:rFonts w:ascii="Arial" w:hAnsi="Arial" w:cs="Arial"/>
          <w:color w:val="20242A"/>
          <w:sz w:val="20"/>
        </w:rPr>
        <w:t xml:space="preserve"> ausdrücklich bestätigen.</w:t>
      </w:r>
    </w:p>
    <w:p>
      <w:pPr>
        <w:pStyle w:val="Clause"/>
        <w:spacing w:after="64" w:line="254" w:lineRule="auto"/>
        <w:ind w:left="351" w:hanging="351"/>
        <w:jc w:val="both"/>
      </w:pPr>
      <w:r>
        <w:rPr>
          <w:rFonts w:ascii="Arial" w:hAnsi="Arial" w:cs="Arial"/>
          <w:b/>
          <w:color w:val="20242A"/>
          <w:sz w:val="20"/>
        </w:rPr>
        <w:t>27.4</w:t>
      </w:r>
      <w:r>
        <w:rPr>
          <w:rFonts w:ascii="Arial" w:hAnsi="Arial" w:cs="Arial"/>
          <w:color w:val="20242A"/>
          <w:sz w:val="20"/>
        </w:rPr>
        <w:t xml:space="preserve"> Die Anlage P-WAN ist integrierter Beweisanhang dieser Vereinbarung. Ihre Aufnahme bedeutet, dass ihr Wortlaut als Dokumentationsgrundlage verwendet wird; sie bedeutet keine gemeinsame Anerkennung einer bestimmten Rechtsauslegung oder eines bestimmten Forderungsrangs.</w:t>
      </w:r>
    </w:p>
    <w:p>
      <w:pPr>
        <w:pStyle w:val="Clause"/>
        <w:spacing w:after="64" w:line="254" w:lineRule="auto"/>
        <w:ind w:left="351" w:hanging="351"/>
        <w:jc w:val="both"/>
      </w:pPr>
      <w:r>
        <w:rPr>
          <w:rFonts w:ascii="Arial" w:hAnsi="Arial" w:cs="Arial"/>
          <w:b/>
          <w:color w:val="20242A"/>
          <w:sz w:val="20"/>
        </w:rPr>
        <w:t>27.5</w:t>
      </w:r>
      <w:r>
        <w:rPr>
          <w:rFonts w:ascii="Arial" w:hAnsi="Arial" w:cs="Arial"/>
          <w:color w:val="20242A"/>
          <w:sz w:val="20"/>
        </w:rPr>
        <w:t xml:space="preserve"> Die Unterfertigung dieser Vereinbarung ist insbesondere kein Verzicht von RHB auf Ansprüche gegen WFS oder sonstige Dritte und kein Anerkenntnis der Masse, historische RHB-Forderungen zu schulden. Historische Rechtspositionen können nur in einer ausdrücklich als Vergleich, Anerkenntnis, Schuldübernahme, Abtretung oder Verzicht bezeichneten gesonderten Urkunde geändert werden.</w:t>
      </w:r>
    </w:p>
    <w:p>
      <w:pPr>
        <w:pStyle w:val="Clause"/>
        <w:spacing w:after="64" w:line="254" w:lineRule="auto"/>
        <w:ind w:left="351" w:hanging="351"/>
        <w:jc w:val="both"/>
      </w:pPr>
      <w:r>
        <w:rPr>
          <w:rFonts w:ascii="Arial" w:hAnsi="Arial" w:cs="Arial"/>
          <w:b/>
          <w:color w:val="20242A"/>
          <w:sz w:val="20"/>
        </w:rPr>
        <w:t>27.6</w:t>
      </w:r>
      <w:r>
        <w:rPr>
          <w:rFonts w:ascii="Arial" w:hAnsi="Arial" w:cs="Arial"/>
          <w:color w:val="20242A"/>
          <w:sz w:val="20"/>
        </w:rPr>
        <w:t xml:space="preserve"> Für Block N sollen die Bestimmungen dieser Vereinbarung und der jeweils unterfertigte Einzelabruf die vollständige Vereinbarung bilden. Historische Wanek-Bedingungen werden auf neue, nach Unterfertigung aktuell und gesichert beauftragte Leistungen nicht erstreckt, sofern der neue Rechtsakt dies nicht ausdrücklich, eindeutig und wirksam bestimmt.</w:t>
      </w:r>
    </w:p>
    <w:p>
      <w:r>
        <w:t>27.7 Die Beendigung, Kündigung, Aufhebung oder vollständige Erfüllung eines Einzelabrufs lässt bereits entstandene Vergütungs-, Sicherungs-, Eigentums-, Beweis-, Aufrechnungs- und Anspruchsvorbehalte unberührt, soweit sie nach ihrem Zweck fortwirken und zwingendes Recht nicht entgegensteht.</w:t>
      </w:r>
    </w:p>
    <w:p>
      <w:pPr>
        <w:pStyle w:val="Heading2"/>
      </w:pPr>
      <w:r>
        <w:t>§ 28 RHB-Anspruchswahrung und kein stillschweigender Rechtsverlust</w:t>
      </w:r>
    </w:p>
    <w:p>
      <w:r>
        <w:t>28.1 Die Fortsetzung von Arbeiten, Teilnahme an Besprechungen, Übermittlung von Unterlagen, Mitwirkung an Abnahmen oder Entgegennahme von Teilzahlungen bedeutet ohne ausdrückliche schriftliche Erklärung weder Verzicht, Erlass, Novation noch Anerkennung einer gegnerischen Rechtsauffassung.</w:t>
      </w:r>
    </w:p>
    <w:p>
      <w:r>
        <w:t>28.2 Ein Rechtsverlust von RHB durch Vergleich, Forderungsverzicht, Rangrücktritt, Schuldnerwechsel, Abtretung oder endgültige Abgeltung setzt eine gesonderte Erklärung voraus, in der die betroffene Forderung, der Rechtsträger, der Betrag oder Berechnungsmodus und die konkrete Rechtsfolge eindeutig bezeichnet sind.</w:t>
      </w:r>
    </w:p>
    <w:p>
      <w:r>
        <w:t>28.3 Allgemeine Erledigungs-, Abnahme- oder Schlusszahlungsformulierungen erfassen historische Block-H-Ansprüche nur, wenn diese in der betreffenden Urkunde ausdrücklich positionsbezogen einbezogen werden.</w:t>
      </w:r>
    </w:p>
    <w:p>
      <w:r>
        <w:t>28.4 RHB bleibt berechtigt, zur Vermeidung von Verjährung, Präklusion oder Beweisverlust rechtzeitig eigene außergerichtliche oder gerichtliche Schritte zu setzen. Eine laufende Vertragsprüfung, Verhandlung oder Gutachtenerstellung begründet keine Zusage, solche Schritte zu unterlassen.</w:t>
      </w:r>
    </w:p>
    <w:p>
      <w:pPr>
        <w:pStyle w:val="Heading2"/>
      </w:pPr>
      <w:r>
        <w:t>§ 29 Gutachten, Wertwirkung und Investitionsnachweis</w:t>
      </w:r>
    </w:p>
    <w:p>
      <w:r>
        <w:t>29.1 Ein späteres Sachverständigengutachten kann insbesondere Ausgangszustand, ausgeführte Maßnahmen, technische Wirkung, Herstellungsaufwand, Restwert und objektbezogene Wertwirkung untersuchen. Es ersetzt nicht den Nachweis von Auftraggeber, Rechtsgrund, Forderungsinhaber, Zahlung, Verjährung oder insolvenzrechtlichem Rang.</w:t>
      </w:r>
    </w:p>
    <w:p>
      <w:r>
        <w:t>29.2 Für eine behauptete Wertwirkung sind Bodenwert, allgemeine Marktveränderung, bereits vorhandene Bausubstanz, Leistungen Dritter, Mängel, Fertigstellungskosten und methodische Bewertungsunterschiede soweit möglich gesondert auszuweisen. Eine Verkehrswertdifferenz wird nicht automatisch mit einer Forderung von RHB gleichgesetzt.</w:t>
      </w:r>
    </w:p>
    <w:p>
      <w:r>
        <w:t>29.3 RHB ist berechtigt, zur Sicherung ihrer Beweise ein eigenes Privatgutachten einzuholen. Dessen Kosten sind nur dann vom Auftraggeber zu tragen, wenn hierfür ein eigener gesetzlicher oder vertraglicher Ersatzgrund besteht. Die Beweiswürdigung bleibt unberührt.</w:t>
      </w:r>
    </w:p>
    <w:p>
      <w:r>
        <w:t>29.4 Wird ein gemeinsames Gutachten vereinbart, sind Fragestellung, Stichtage, Unterlagenstand, Zutritt, Befundaufnahme, Trennung von Befund und Bewertung sowie Kostentragung vor Beauftragung schriftlich festzulegen. Keine Partei darf durch Auswahl einzelner Wertansätze die Anspruchshöhe vorwegnehmen.</w:t>
      </w:r>
    </w:p>
    <w:p>
      <w:pPr>
        <w:pStyle w:val="Heading2"/>
      </w:pPr>
      <w:r>
        <w:t>§ 30 Beweissicherung vor Veränderung, Ausbau oder Verwertung</w:t>
      </w:r>
    </w:p>
    <w:p>
      <w:r>
        <w:t>30.1 Vor Entfernung, Austausch, Überdeckung, Zerstörung oder sonstiger wesentlicher Veränderung eines Bauteils oder Geräts, das Gegenstand eines offenen Mangel-, Eigentums-, Vergütungs- oder Haftungsstreits ist, soll die jeweils andere Partei rechtzeitig Gelegenheit zur gemeinsamen Dokumentation erhalten, soweit Gefahr im Verzug oder zwingende Sicherungsmaßnahmen nicht entgegenstehen.</w:t>
      </w:r>
    </w:p>
    <w:p>
      <w:r>
        <w:t>30.2 Die Beweissicherung soll je nach Gegenstand Fotos, Seriennummern, Aufmaß, Funktionszustand, Einbauart, vorhandene Mängel, ausgebautes Material und erforderlichenfalls eine sachverständige Befundaufnahme umfassen. Originale Belege und Rohdaten sind unverändert aufzubewahren.</w:t>
      </w:r>
    </w:p>
    <w:p>
      <w:r>
        <w:t>30.3 Muss aus Sicherheits-, Schadensminderungs- oder Behörden-Gründen sofort gehandelt werden, ist die Maßnahme vor und während der Durchführung soweit möglich zu dokumentieren. Eine notwendige Sofortmaßnahme darf nicht zur künstlichen Vernichtung vorhandener Beweismittel genutzt werden.</w:t>
      </w:r>
    </w:p>
    <w:p>
      <w:pPr>
        <w:pStyle w:val="Heading1"/>
        <w:keepNext/>
        <w:pageBreakBefore/>
        <w:spacing w:before="220" w:after="100"/>
        <w:jc w:val="left"/>
      </w:pPr>
      <w:r>
        <w:rPr>
          <w:rFonts w:ascii="Arial" w:hAnsi="Arial" w:cs="Arial"/>
          <w:b/>
          <w:color w:val="17365D"/>
          <w:sz w:val="23"/>
        </w:rPr>
        <w:t>Anlage A | Freigabe- und Vollzugscheck vor Unterfertigung</w:t>
      </w:r>
    </w:p>
    <w:p>
      <w:pPr>
        <w:pStyle w:val="Status"/>
        <w:shd w:fill="F8F4EE" w:val="clear"/>
        <w:pBdr>
          <w:left w:val="single" w:sz="10" w:space="5" w:color="7F1D1D"/>
        </w:pBdr>
        <w:spacing w:after="64" w:line="254" w:lineRule="auto"/>
        <w:ind w:left="91" w:right="68"/>
      </w:pPr>
      <w:r>
        <w:rPr>
          <w:rFonts w:ascii="Arial" w:hAnsi="Arial" w:cs="Arial"/>
          <w:b/>
          <w:color w:val="20242A"/>
          <w:sz w:val="20"/>
        </w:rPr>
        <w:t>Kein Punkt darf als „erfüllt“ angekreuzt werden, wenn nur eine Behauptung oder ein später zu beschaffender Nachweis vorliegt.</w:t>
      </w:r>
    </w:p>
    <w:p>
      <w:pPr>
        <w:pStyle w:val="Status"/>
        <w:shd w:fill="F8F4EE" w:val="clear"/>
        <w:pBdr>
          <w:left w:val="single" w:sz="10" w:space="5" w:color="7F1D1D"/>
        </w:pBdr>
        <w:spacing w:after="64" w:line="254" w:lineRule="auto"/>
        <w:ind w:left="91" w:right="68"/>
        <w:rPr>
          <w:ins w:id="9020" w:author="Claude Gegenkontrolle" w:date="2026-10-03T00:00:00Z"/>
        </w:rPr>
      </w:pPr>
      <w:ins w:id="9021" w:author="Claude Gegenkontrolle" w:date="2026-10-03T00:00:00Z">
        <w:r>
          <w:rPr>
            <w:rFonts w:ascii="Arial" w:hAnsi="Arial" w:cs="Arial"/>
            <w:b/>
            <w:color w:val="20242A"/>
            <w:sz w:val="20"/>
          </w:rPr>
          <w:t xml:space="preserve">Verwiesene, in dieser Fassung nicht beigefügte Unterlagen: P-18, P-19, P-21, P-22, Angebot AN-1054, Original-E-Mail 30.06.2023 und Gläubigerausschussprotokoll. Sie sind vor Unterfertigung beizufügen oder die jeweiligen Verweise sind zu streichen.</w:t>
        </w:r>
      </w:ins>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blHeader w:val="true"/>
          <w:tblHeader w:val="true"/>
        </w:trPr>
        <w:tc>
          <w:tcPr>
            <w:tcW w:type="dxa" w:w="648"/>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Nr.</w:t>
            </w:r>
          </w:p>
        </w:tc>
        <w:tc>
          <w:tcPr>
            <w:tcW w:type="dxa" w:w="7488"/>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Prüfpunkt</w:t>
            </w:r>
          </w:p>
        </w:tc>
        <w:tc>
          <w:tcPr>
            <w:tcW w:type="dxa" w:w="1656"/>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Status</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01</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Aktueller Insolvenzedikt-/Bestellungsnachweis; aktueller Insolvenzverwalter und allfällige Beschränkungen.</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02</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Aktueller Firmenbuchauszug RSH und RHB; Vertretungsbefugnisse.</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03</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Aktueller Grundbuchsauszug EZ 2240 und gegebenenfalls EZ 2239; Vorlasten/Rang.</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04</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Originale/Primärbelege 2023: E-Mail 02.08.2023 und E-Mail 03.08.2023 aufgefunden; 10. Bericht 16.11.2023 vorhanden. Original E-Mail 30.06.2023 und Original Angebot AN-1054/RHB-Angebot samt Anhängen weiterhin beischaffen.</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del w:id="9016" w:author="Claude Gegenkontrolle" w:date="2026-10-03T00:00:00Z">
              <w:r>
                <w:rPr>
                  <w:rFonts w:ascii="Arial" w:hAnsi="Arial" w:cs="Arial"/>
                  <w:b/>
                  <w:color w:val="17365D"/>
                  <w:sz w:val="17"/>
                </w:rPr>
                <w:delText xml:space="preserve">P-WAN GEPRÜFT / REST VOLLZUGSGATE</w:delText>
              </w:r>
            </w:del>
            <w:ins w:id="9017" w:author="Claude Gegenkontrolle" w:date="2026-10-03T00:00:00Z">
              <w:r>
                <w:rPr>
                  <w:rFonts w:ascii="Arial" w:hAnsi="Arial" w:cs="Arial"/>
                  <w:b/>
                  <w:color w:val="17365D"/>
                  <w:sz w:val="17"/>
                </w:rPr>
                <w:t xml:space="preserve">P-WAN-01/-02 REKONSTRUIERT (Original-Abgleich offen) / REST VOLLZUGSGATE</w:t>
              </w:r>
            </w:ins>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05</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P-18 Originalvertrag/Abschlussbeweis 05.08.2023; Parteien, Vertretung, Umfang.</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06</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P-19 Übergabe-/Arbeitsbeginn 05.08.2023; Fotos, Protokolle, Mängelliste.</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07</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Ortner-Gutachten vollständig samt Fotos und Bewertungsannahmen; Brückenbeweis 16.09.-13.10.2021.</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08</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Endabnahme 2024 im Original; genaues Datum, Parteien, Umfang, offene Mängel.</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09</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AQUALINA Löschungserklärung und aktueller Grundbuchsvollzug Wiederkaufsrecht.</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10</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Bescheid 374763/2026/BA samt genehmigten Plänen, Auflagen, Rechtskraft und Ausführungsstand.</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TEILWEISE / Original prüfen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11</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B1 historische Positionsmatrix inklusive Fälligkeit/Verjährung und Rechtsträgertrennung.</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12</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B4 Gegenanspruchsregister vollständig.</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13</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 114: Gläubigerausschuss vorhanden? Bei wichtiger Vorkehrung Äußerung dokumentiert.</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14</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 116: nur falls konkreter Tatbestand &gt; EUR 100.000; 8-Tage-Mitteilung dokumentiert.</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15</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 117: konkrete Tatbestandsprüfung; keine Pauschalannahme.</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16</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Masseunzulänglichkeit/§ 124a: aktueller Status geprüft.</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17</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Sicherung für Block N tatsächlich vollzogen; Echtheit, Betrag, Laufzeit, Rang/Deckung.</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18</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USt/Reverse Charge § 19 Abs. 1a UStG je Leistungsart geprüft.</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19</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GISA/Gewerbeberechtigungen aller ausführenden Unternehmen je Gewerk.</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20</w:t>
            </w:r>
          </w:p>
        </w:tc>
        <w:tc>
          <w:tcPr>
            <w:tcW w:type="dxa" w:w="74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Unterfertigung durch österreichischen Rechtsanwalt; Hypothek/Treuhand zusätzlich grundbuchs-/treuhandrechtlich geprüft.</w:t>
            </w:r>
          </w:p>
        </w:tc>
        <w:tc>
          <w:tcPr>
            <w:tcW w:type="dxa" w:w="165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21</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Original/Protokoll zur „zustimmenden Befassung des Gläubigerausschusses“ laut Wanek-Bericht 16.11.2023 beischaffen.</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22</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Historische Auftraggeber-/Schuldnerkette WFS/RSH/RHB je Position klären; keine Novation/kein Drittverzicht.</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23</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Originale negative Abnahme 12/2023, Planfreigaben 2024, Endabnahme 06/2024 und AQUALINA-Löschungserklärung gemeinsam gegen P-WAN-02-Fristbedingung prüfen.</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24</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Block-N-Sicherheit: externe Garantie/Treuhand vor erster irreversibler Bestellung und vor jedem weiteren Meilenstein prüfen/auffüllen.</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17365D"/>
                <w:sz w:val="17"/>
              </w:rPr>
              <w:t>OFFEN</w:t>
            </w:r>
          </w:p>
        </w:tc>
      </w:tr>
      <w:tr>
        <w:trPr>
          <w:cantSplit/>
          <w:ins w:id="9025" w:author="Claude Gegenkontrolle" w:date="2026-10-03T00:00:00Z"/>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ins w:id="9022" w:author="Claude Gegenkontrolle" w:date="2026-10-03T00:00:00Z">
              <w:r>
                <w:rPr>
                  <w:rFonts w:ascii="Arial" w:hAnsi="Arial" w:cs="Arial"/>
                  <w:b/>
                  <w:color w:val="20242A"/>
                  <w:sz w:val="17"/>
                </w:rPr>
                <w:t xml:space="preserve">25</w:t>
              </w:r>
            </w:ins>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ins w:id="9023" w:author="Claude Gegenkontrolle" w:date="2026-10-03T00:00:00Z">
              <w:r>
                <w:rPr>
                  <w:rFonts w:ascii="Arial" w:hAnsi="Arial" w:cs="Arial"/>
                  <w:color w:val="20242A"/>
                  <w:sz w:val="17"/>
                </w:rPr>
                <w:t xml:space="preserve">Verjährungsfristenkalender je B1-Position (§ 1486 ABGB) erstellt; Fristende, mögliche Unterbrechung und erforderliche Anspruchswahrung vor Fristende geprüft (§ 28.4). SOFORTPRÜFUNG.</w:t>
              </w:r>
            </w:ins>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ins w:id="9024" w:author="Claude Gegenkontrolle" w:date="2026-10-03T00:00:00Z">
              <w:r>
                <w:rPr>
                  <w:rFonts w:ascii="Arial" w:hAnsi="Arial" w:cs="Arial"/>
                  <w:b/>
                  <w:color w:val="17365D"/>
                  <w:sz w:val="17"/>
                </w:rPr>
                <w:t xml:space="preserve">OFFEN - SOFORT</w:t>
              </w:r>
            </w:ins>
          </w:p>
        </w:tc>
      </w:tr>
      <w:tr>
        <w:trPr>
          <w:cantSplit/>
          <w:ins w:id="9029" w:author="Claude Gegenkontrolle" w:date="2026-10-03T00:00:00Z"/>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ins w:id="9026" w:author="Claude Gegenkontrolle" w:date="2026-10-03T00:00:00Z">
              <w:r>
                <w:rPr>
                  <w:rFonts w:ascii="Arial" w:hAnsi="Arial" w:cs="Arial"/>
                  <w:b/>
                  <w:color w:val="20242A"/>
                  <w:sz w:val="17"/>
                </w:rPr>
                <w:t xml:space="preserve">26</w:t>
              </w:r>
            </w:ins>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ins w:id="9027" w:author="Claude Gegenkontrolle" w:date="2026-10-03T00:00:00Z">
              <w:r>
                <w:rPr>
                  <w:rFonts w:ascii="Arial" w:hAnsi="Arial" w:cs="Arial"/>
                  <w:color w:val="20242A"/>
                  <w:sz w:val="17"/>
                </w:rPr>
                <w:t xml:space="preserve">Aktueller Verfahrensstand AZ 11 S 50/21w (Verteilung, Aufhebung, Masseunzulänglichkeit, Schlussrechnung) laut Akt/Insolvenzdatei dokumentiert.</w:t>
              </w:r>
            </w:ins>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ins w:id="9028" w:author="Claude Gegenkontrolle" w:date="2026-10-03T00:00:00Z">
              <w:r>
                <w:rPr>
                  <w:rFonts w:ascii="Arial" w:hAnsi="Arial" w:cs="Arial"/>
                  <w:b/>
                  <w:color w:val="17365D"/>
                  <w:sz w:val="17"/>
                </w:rPr>
                <w:t xml:space="preserve">OFFEN</w:t>
              </w:r>
            </w:ins>
          </w:p>
        </w:tc>
      </w:tr>
      <w:tr>
        <w:trPr>
          <w:cantSplit/>
          <w:ins w:id="9033" w:author="Claude Gegenkontrolle" w:date="2026-10-03T00:00:00Z"/>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ins w:id="9030" w:author="Claude Gegenkontrolle" w:date="2026-10-03T00:00:00Z">
              <w:r>
                <w:rPr>
                  <w:rFonts w:ascii="Arial" w:hAnsi="Arial" w:cs="Arial"/>
                  <w:b/>
                  <w:color w:val="20242A"/>
                  <w:sz w:val="17"/>
                </w:rPr>
                <w:t xml:space="preserve">27</w:t>
              </w:r>
            </w:ins>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ins w:id="9031" w:author="Claude Gegenkontrolle" w:date="2026-10-03T00:00:00Z">
              <w:r>
                <w:rPr>
                  <w:rFonts w:ascii="Arial" w:hAnsi="Arial" w:cs="Arial"/>
                  <w:color w:val="20242A"/>
                  <w:sz w:val="17"/>
                </w:rPr>
                <w:t xml:space="preserve">Anfechtungs- und Nahestehendenrisiko nach IO für Block-H-Positionen und für Sicherheiten aus Massevermögen geprüft (aktuelle Gesetzesfassung abrufen).</w:t>
              </w:r>
            </w:ins>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ins w:id="9032" w:author="Claude Gegenkontrolle" w:date="2026-10-03T00:00:00Z">
              <w:r>
                <w:rPr>
                  <w:rFonts w:ascii="Arial" w:hAnsi="Arial" w:cs="Arial"/>
                  <w:b/>
                  <w:color w:val="17365D"/>
                  <w:sz w:val="17"/>
                </w:rPr>
                <w:t xml:space="preserve">OFFEN</w:t>
              </w:r>
            </w:ins>
          </w:p>
        </w:tc>
      </w:tr>
      <w:tr>
        <w:trPr>
          <w:cantSplit/>
          <w:ins w:id="9037" w:author="Claude Gegenkontrolle" w:date="2026-10-03T00:00:00Z"/>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ins w:id="9034" w:author="Claude Gegenkontrolle" w:date="2026-10-03T00:00:00Z">
              <w:r>
                <w:rPr>
                  <w:rFonts w:ascii="Arial" w:hAnsi="Arial" w:cs="Arial"/>
                  <w:b/>
                  <w:color w:val="20242A"/>
                  <w:sz w:val="17"/>
                </w:rPr>
                <w:t xml:space="preserve">28</w:t>
              </w:r>
            </w:ins>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ins w:id="9035" w:author="Claude Gegenkontrolle" w:date="2026-10-03T00:00:00Z">
              <w:r>
                <w:rPr>
                  <w:rFonts w:ascii="Arial" w:hAnsi="Arial" w:cs="Arial"/>
                  <w:color w:val="20242A"/>
                  <w:sz w:val="17"/>
                </w:rPr>
                <w:t xml:space="preserve">Gegenstand und Vergütungsbasis von Block N bestimmbar (Bescheid 374763/2026/BA, Leistungsbild, Preisbasis, Abgrenzung zur Endabnahme 2024).</w:t>
              </w:r>
            </w:ins>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ins w:id="9036" w:author="Claude Gegenkontrolle" w:date="2026-10-03T00:00:00Z">
              <w:r>
                <w:rPr>
                  <w:rFonts w:ascii="Arial" w:hAnsi="Arial" w:cs="Arial"/>
                  <w:b/>
                  <w:color w:val="17365D"/>
                  <w:sz w:val="17"/>
                </w:rPr>
                <w:t xml:space="preserve">OFFEN</w:t>
              </w:r>
            </w:ins>
          </w:p>
        </w:tc>
      </w:tr>
      <w:tr>
        <w:trPr>
          <w:cantSplit/>
          <w:ins w:id="9041" w:author="Claude Gegenkontrolle" w:date="2026-10-03T00:00:00Z"/>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ins w:id="9038" w:author="Claude Gegenkontrolle" w:date="2026-10-03T00:00:00Z">
              <w:r>
                <w:rPr>
                  <w:rFonts w:ascii="Arial" w:hAnsi="Arial" w:cs="Arial"/>
                  <w:b/>
                  <w:color w:val="20242A"/>
                  <w:sz w:val="17"/>
                </w:rPr>
                <w:t xml:space="preserve">29</w:t>
              </w:r>
            </w:ins>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ins w:id="9039" w:author="Claude Gegenkontrolle" w:date="2026-10-03T00:00:00Z">
              <w:r>
                <w:rPr>
                  <w:rFonts w:ascii="Arial" w:hAnsi="Arial" w:cs="Arial"/>
                  <w:color w:val="20242A"/>
                  <w:sz w:val="17"/>
                </w:rPr>
                <w:t xml:space="preserve">Primärabruf aller zitierten Normen und von OGH 8 Ob 75/19s (RIS/EUR-Lex) mit Abrufdatum dokumentiert.</w:t>
              </w:r>
            </w:ins>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ins w:id="9040" w:author="Claude Gegenkontrolle" w:date="2026-10-03T00:00:00Z">
              <w:r>
                <w:rPr>
                  <w:rFonts w:ascii="Arial" w:hAnsi="Arial" w:cs="Arial"/>
                  <w:b/>
                  <w:color w:val="17365D"/>
                  <w:sz w:val="17"/>
                </w:rPr>
                <w:t xml:space="preserve">OFFEN</w:t>
              </w:r>
            </w:ins>
          </w:p>
        </w:tc>
      </w:tr>
    </w:tbl>
    <w:p>
      <w:pPr>
        <w:spacing w:after="0"/>
      </w:pPr>
    </w:p>
    <w:p>
      <w:pPr>
        <w:pStyle w:val="Heading1"/>
        <w:keepNext/>
        <w:spacing w:before="220" w:after="100"/>
        <w:jc w:val="left"/>
      </w:pPr>
      <w:r>
        <w:rPr>
          <w:rFonts w:ascii="Arial" w:hAnsi="Arial" w:cs="Arial"/>
          <w:b/>
          <w:color w:val="17365D"/>
          <w:sz w:val="23"/>
        </w:rPr>
        <w:t>Anlage B1 | Historische Forderungs- und Verjährungsmatrix</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cantSplit/>
          <w:tblHeader w:val="true"/>
          <w:tblHeader w:val="true"/>
        </w:trPr>
        <w:tc>
          <w:tcPr>
            <w:tcW w:type="dxa" w:w="648"/>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Pos.</w:t>
            </w:r>
          </w:p>
        </w:tc>
        <w:tc>
          <w:tcPr>
            <w:tcW w:type="dxa" w:w="2304"/>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Rechtsträger / Rechtsgrund</w:t>
            </w:r>
          </w:p>
        </w:tc>
        <w:tc>
          <w:tcPr>
            <w:tcW w:type="dxa" w:w="2088"/>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Leistungszeitraum / Auftrag</w:t>
            </w:r>
          </w:p>
        </w:tc>
        <w:tc>
          <w:tcPr>
            <w:tcW w:type="dxa" w:w="1152"/>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Betrag</w:t>
            </w:r>
          </w:p>
        </w:tc>
        <w:tc>
          <w:tcPr>
            <w:tcW w:type="dxa" w:w="1728"/>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Fälligkeit / § 1486</w:t>
            </w:r>
          </w:p>
        </w:tc>
        <w:tc>
          <w:tcPr>
            <w:tcW w:type="dxa" w:w="1800"/>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Belegstatus</w:t>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230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20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15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80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230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20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15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80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230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20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15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80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230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20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15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80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230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20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15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80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230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20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15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80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6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230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208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15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80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bl>
    <w:p>
      <w:pPr>
        <w:spacing w:after="0"/>
      </w:pPr>
    </w:p>
    <w:p>
      <w:pPr>
        <w:pStyle w:val="Heading1"/>
        <w:keepNext/>
        <w:spacing w:before="220" w:after="100"/>
        <w:jc w:val="left"/>
      </w:pPr>
      <w:r>
        <w:rPr>
          <w:rFonts w:ascii="Arial" w:hAnsi="Arial" w:cs="Arial"/>
          <w:b/>
          <w:color w:val="17365D"/>
          <w:sz w:val="23"/>
        </w:rPr>
        <w:t>Anlage B1A | Positionsbezogenes Anerkenntnis</w:t>
      </w:r>
    </w:p>
    <w:tbl>
      <w:tblPr>
        <w:tblStyle w:val="TableGrid"/>
        <w:tblW w:type="auto" w:w="0"/>
        <w:jc w:val="center"/>
        <w:tblLayout w:type="autofit"/>
        <w:tblLook w:firstColumn="1" w:firstRow="1" w:lastColumn="0" w:lastRow="0" w:noHBand="0" w:noVBand="1" w:val="04A0"/>
      </w:tblPr>
      <w:tblGrid>
        <w:gridCol w:w="9994"/>
      </w:tblGrid>
      <w:tr>
        <w:trPr>
          <w:cantSplit/>
        </w:trPr>
        <w:tc>
          <w:tcPr>
            <w:tcW w:type="dxa" w:w="9994"/>
            <w:shd w:fill="F4F6F8" w:val="clear"/>
            <w:tcMar>
              <w:top w:w="95" w:type="dxa"/>
              <w:start w:w="115" w:type="dxa"/>
              <w:bottom w:w="95" w:type="dxa"/>
              <w:end w:w="115" w:type="dxa"/>
            </w:tcMar>
            <w:vAlign w:val="center"/>
            <w:tcBorders>
              <w:top w:val="single" w:sz="6" w:color="AAB7C4" w:space="0"/>
              <w:left w:val="single" w:sz="6" w:color="AAB7C4" w:space="0"/>
              <w:bottom w:val="single" w:sz="6" w:color="AAB7C4" w:space="0"/>
              <w:right w:val="single" w:sz="6" w:color="AAB7C4" w:space="0"/>
              <w:start w:val="single" w:sz="5" w:color="AAB2BB"/>
              <w:end w:val="single" w:sz="5" w:color="AAB2BB"/>
              <w:insideH w:val="single" w:sz="6" w:space="0" w:color="AAB7C4"/>
              <w:insideV w:val="single" w:sz="6" w:space="0" w:color="AAB7C4"/>
            </w:tcBorders>
          </w:tcPr>
          <w:p>
            <w:pPr>
              <w:spacing w:after="0" w:before="0" w:line="240" w:lineRule="auto"/>
            </w:pPr>
            <w:r>
              <w:rPr>
                <w:rFonts w:ascii="Arial" w:hAnsi="Arial" w:cs="Arial"/>
                <w:b/>
                <w:color w:val="20242A"/>
                <w:sz w:val="18"/>
              </w:rPr>
              <w:t>Nur einzeln verwenden</w:t>
            </w:r>
          </w:p>
          <w:p>
            <w:pPr>
              <w:spacing w:after="0" w:line="240" w:lineRule="auto" w:before="0"/>
            </w:pPr>
            <w:r>
              <w:rPr>
                <w:rFonts w:ascii="Arial" w:hAnsi="Arial" w:cs="Arial"/>
                <w:b/>
                <w:color w:val="20242A"/>
                <w:sz w:val="18"/>
              </w:rPr>
              <w:t>Kein pauschales Projektanerkenntnis. Bei strittiger Masseforderung &gt; EUR 100.000 vorab § 116 IO prüfen. Anerkenntniswirkung und Verjährung nicht durch leere Formblätter fingieren.</w:t>
            </w:r>
          </w:p>
        </w:tc>
      </w:tr>
    </w:tbl>
    <w:p>
      <w:pPr>
        <w:spacing w:after="0"/>
      </w:pP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blHeader w:val="true"/>
        </w:trPr>
        <w:tc>
          <w:tcPr>
            <w:tcW w:type="dxa" w:w="2880"/>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Feld</w:t>
            </w:r>
          </w:p>
        </w:tc>
        <w:tc>
          <w:tcPr>
            <w:tcW w:type="dxa" w:w="6912"/>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Eintrag</w:t>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B1-Position / Belege</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Anspruchsinhaber / Anspruchsgegner</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Leistungsgrund / Zeitraum</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Betrag netto / Steuer / brutto</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Insolvenzrechtliche Einordnung</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 116 IO anwendbar? Mitteilung/Datum</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Vorbehaltene Einwendungen/Gegenansprüche</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Anerkenntniserklärung</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Der Auftraggeber erkennt nur die vorstehend konkret bezeichnete Forderung im ausdrücklich eingetragenen Umfang an.</w:t>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Unterschrift aktueller Insolvenzverwalter / Datum</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bl>
    <w:p>
      <w:pPr>
        <w:spacing w:after="0"/>
      </w:pPr>
    </w:p>
    <w:p>
      <w:pPr>
        <w:spacing w:after="0"/>
      </w:pPr>
      <w:r/>
    </w:p>
    <w:p>
      <w:pPr>
        <w:pStyle w:val="Heading1"/>
        <w:keepNext/>
        <w:spacing w:before="220" w:after="100"/>
        <w:jc w:val="left"/>
      </w:pPr>
      <w:r>
        <w:rPr>
          <w:rFonts w:ascii="Arial" w:hAnsi="Arial" w:cs="Arial"/>
          <w:b/>
          <w:color w:val="17365D"/>
          <w:sz w:val="23"/>
        </w:rPr>
        <w:t>Anlage B2 | Einzelabruf Block 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blHeader w:val="true"/>
        </w:trPr>
        <w:tc>
          <w:tcPr>
            <w:tcW w:type="dxa" w:w="2880"/>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Feld</w:t>
            </w:r>
          </w:p>
        </w:tc>
        <w:tc>
          <w:tcPr>
            <w:tcW w:type="dxa" w:w="6912"/>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Eintrag</w:t>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Abruf-Nr. / Datum</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Leistung / Planstand / Menge</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Preis / Preisermittlung / Höchstbetrag</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Leistungszeitraum / Termin</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Steuer / Reverse Charge</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 114 Status</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 116 Status</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 117 Status</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Sicherheit / B3-Nachweis</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Zahlungsmeilensteine</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Ausführende Unternehmen / GISA</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Unterfertigung Insolvenzverwalter</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Annahme RHB / Startfreigabe</w:t>
            </w:r>
          </w:p>
        </w:tc>
        <w:tc>
          <w:tcPr>
            <w:tcW w:type="dxa" w:w="691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bl>
    <w:p>
      <w:pPr>
        <w:spacing w:after="0"/>
      </w:pPr>
    </w:p>
    <w:p>
      <w:pPr>
        <w:pStyle w:val="Heading1"/>
        <w:keepNext/>
        <w:spacing w:before="220" w:after="100"/>
        <w:jc w:val="left"/>
      </w:pPr>
      <w:r>
        <w:rPr>
          <w:rFonts w:ascii="Arial" w:hAnsi="Arial" w:cs="Arial"/>
          <w:b/>
          <w:color w:val="17365D"/>
          <w:sz w:val="23"/>
        </w:rPr>
        <w:t>Anlage B3 | Sicherungsvollzug</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blHeader w:val="true"/>
        </w:trPr>
        <w:tc>
          <w:tcPr>
            <w:tcW w:type="dxa" w:w="3744"/>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Prüffeld</w:t>
            </w:r>
          </w:p>
        </w:tc>
        <w:tc>
          <w:tcPr>
            <w:tcW w:type="dxa" w:w="6048"/>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Nachweis / Status</w:t>
            </w:r>
          </w:p>
        </w:tc>
      </w:tr>
      <w:tr>
        <w:trPr>
          <w:cantSplit/>
        </w:trPr>
        <w:tc>
          <w:tcPr>
            <w:tcW w:type="dxa" w:w="37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b/>
                <w:color w:val="20242A"/>
                <w:sz w:val="17"/>
              </w:rPr>
              <w:t>Sicherungsart</w:t>
            </w:r>
          </w:p>
        </w:tc>
        <w:tc>
          <w:tcPr>
            <w:tcW w:type="dxa" w:w="60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Bankgarantie / Treuhand / Hypothek / sonstige</w:t>
            </w:r>
          </w:p>
        </w:tc>
      </w:tr>
      <w:tr>
        <w:trPr>
          <w:cantSplit/>
        </w:trPr>
        <w:tc>
          <w:tcPr>
            <w:tcW w:type="dxa" w:w="37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Sicherungsgeber / Identität</w:t>
            </w:r>
          </w:p>
        </w:tc>
        <w:tc>
          <w:tcPr>
            <w:tcW w:type="dxa" w:w="60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37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Betrag / Währung</w:t>
            </w:r>
          </w:p>
        </w:tc>
        <w:tc>
          <w:tcPr>
            <w:tcW w:type="dxa" w:w="60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37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Ausstellung / Dotierung / Eintragung am</w:t>
            </w:r>
          </w:p>
        </w:tc>
        <w:tc>
          <w:tcPr>
            <w:tcW w:type="dxa" w:w="60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37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Laufzeit / Ablauf / Verlängerung</w:t>
            </w:r>
          </w:p>
        </w:tc>
        <w:tc>
          <w:tcPr>
            <w:tcW w:type="dxa" w:w="60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37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Echtheits- bzw. Vollzugsnachweis</w:t>
            </w:r>
          </w:p>
        </w:tc>
        <w:tc>
          <w:tcPr>
            <w:tcW w:type="dxa" w:w="60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37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Bei Hypothek: EZ/Anteil, Rang, Vorlasten, freie Deckung</w:t>
            </w:r>
          </w:p>
        </w:tc>
        <w:tc>
          <w:tcPr>
            <w:tcW w:type="dxa" w:w="60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37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Erforderliche Verfahrensschritte dokumentiert</w:t>
            </w:r>
          </w:p>
        </w:tc>
        <w:tc>
          <w:tcPr>
            <w:tcW w:type="dxa" w:w="60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37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b/>
                <w:color w:val="20242A"/>
                <w:sz w:val="17"/>
              </w:rPr>
              <w:t>Startfreigabe RHB / Datum</w:t>
            </w:r>
          </w:p>
        </w:tc>
        <w:tc>
          <w:tcPr>
            <w:tcW w:type="dxa" w:w="604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bl>
    <w:p>
      <w:pPr>
        <w:spacing w:after="0"/>
      </w:pPr>
    </w:p>
    <w:p>
      <w:pPr>
        <w:pStyle w:val="Heading1"/>
        <w:keepNext/>
        <w:spacing w:before="220" w:after="100"/>
        <w:jc w:val="left"/>
      </w:pPr>
      <w:r>
        <w:rPr>
          <w:rFonts w:ascii="Arial" w:hAnsi="Arial" w:cs="Arial"/>
          <w:b/>
          <w:color w:val="17365D"/>
          <w:sz w:val="23"/>
        </w:rPr>
        <w:t>Anlage B4 | Gegenanspruchsregister</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cantSplit/>
          <w:tblHeader w:val="true"/>
          <w:tblHeader w:val="true"/>
        </w:trPr>
        <w:tc>
          <w:tcPr>
            <w:tcW w:type="dxa" w:w="576"/>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Pos.</w:t>
            </w:r>
          </w:p>
        </w:tc>
        <w:tc>
          <w:tcPr>
            <w:tcW w:type="dxa" w:w="1728"/>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Anspruchsteller</w:t>
            </w:r>
          </w:p>
        </w:tc>
        <w:tc>
          <w:tcPr>
            <w:tcW w:type="dxa" w:w="2880"/>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Rechtsgrund</w:t>
            </w:r>
          </w:p>
        </w:tc>
        <w:tc>
          <w:tcPr>
            <w:tcW w:type="dxa" w:w="1152"/>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Betrag</w:t>
            </w:r>
          </w:p>
        </w:tc>
        <w:tc>
          <w:tcPr>
            <w:tcW w:type="dxa" w:w="1728"/>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Belege</w:t>
            </w:r>
          </w:p>
        </w:tc>
        <w:tc>
          <w:tcPr>
            <w:tcW w:type="dxa" w:w="1728"/>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Status</w:t>
            </w:r>
          </w:p>
        </w:tc>
      </w:tr>
      <w:tr>
        <w:trPr>
          <w:cantSplit/>
        </w:trPr>
        <w:tc>
          <w:tcPr>
            <w:tcW w:type="dxa" w:w="57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15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57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15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57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15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57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15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57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15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57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288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152"/>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728"/>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bl>
    <w:p>
      <w:pPr>
        <w:spacing w:after="0"/>
      </w:pPr>
    </w:p>
    <w:p>
      <w:pPr>
        <w:pStyle w:val="Heading1"/>
        <w:keepNext/>
        <w:spacing w:before="220" w:after="100"/>
        <w:jc w:val="left"/>
      </w:pPr>
      <w:r>
        <w:rPr>
          <w:rFonts w:ascii="Arial" w:hAnsi="Arial" w:cs="Arial"/>
          <w:b/>
          <w:color w:val="17365D"/>
          <w:sz w:val="23"/>
        </w:rPr>
        <w:t>Anlage B5 | Vorschaden-/Masseschadenmatrix</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cantSplit/>
          <w:tblHeader w:val="true"/>
          <w:tblHeader w:val="true"/>
        </w:trPr>
        <w:tc>
          <w:tcPr>
            <w:tcW w:type="dxa" w:w="576"/>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Pos.</w:t>
            </w:r>
          </w:p>
        </w:tc>
        <w:tc>
          <w:tcPr>
            <w:tcW w:type="dxa" w:w="1944"/>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Ausgangszustand</w:t>
            </w:r>
          </w:p>
        </w:tc>
        <w:tc>
          <w:tcPr>
            <w:tcW w:type="dxa" w:w="1944"/>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Zustand 05.08.2023</w:t>
            </w:r>
          </w:p>
        </w:tc>
        <w:tc>
          <w:tcPr>
            <w:tcW w:type="dxa" w:w="1800"/>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Ursache/Zeitraum</w:t>
            </w:r>
          </w:p>
        </w:tc>
        <w:tc>
          <w:tcPr>
            <w:tcW w:type="dxa" w:w="1944"/>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Kausalität/Zurechnung</w:t>
            </w:r>
          </w:p>
        </w:tc>
        <w:tc>
          <w:tcPr>
            <w:tcW w:type="dxa" w:w="1584"/>
            <w:shd w:fill="17365D" w:val="clear"/>
            <w:tcMar>
              <w:top w:w="95" w:type="dxa"/>
              <w:start w:w="115" w:type="dxa"/>
              <w:bottom w:w="95" w:type="dxa"/>
              <w:end w:w="115" w:type="dxa"/>
            </w:tcMar>
            <w:vAlign w:val="cente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Kosten/Beleg</w:t>
            </w:r>
          </w:p>
        </w:tc>
      </w:tr>
      <w:tr>
        <w:trPr>
          <w:cantSplit/>
        </w:trPr>
        <w:tc>
          <w:tcPr>
            <w:tcW w:type="dxa" w:w="57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80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58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57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80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58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57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80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58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57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80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58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57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80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58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r>
        <w:trPr>
          <w:cantSplit/>
        </w:trPr>
        <w:tc>
          <w:tcPr>
            <w:tcW w:type="dxa" w:w="576"/>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jc w:val="center"/>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800"/>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94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c>
          <w:tcPr>
            <w:tcW w:type="dxa" w:w="1584"/>
            <w:tcMar>
              <w:top w:w="95" w:type="dxa"/>
              <w:start w:w="115" w:type="dxa"/>
              <w:bottom w:w="95" w:type="dxa"/>
              <w:end w:w="115" w:type="dxa"/>
            </w:tcMar>
            <w:vAlign w:val="cente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r>
          </w:p>
        </w:tc>
      </w:tr>
    </w:tbl>
    <w:p>
      <w:pPr>
        <w:spacing w:after="0"/>
      </w:pPr>
    </w:p>
    <w:p>
      <w:pPr>
        <w:spacing w:after="0"/>
      </w:pPr>
      <w:r/>
    </w:p>
    <w:p>
      <w:pPr>
        <w:pStyle w:val="Heading1"/>
        <w:keepNext/>
        <w:pageBreakBefore/>
        <w:spacing w:after="100" w:before="220"/>
        <w:jc w:val="left"/>
      </w:pPr>
      <w:r>
        <w:rPr>
          <w:rFonts w:ascii="Arial" w:hAnsi="Arial" w:cs="Arial"/>
          <w:b/>
          <w:color w:val="17365D"/>
          <w:sz w:val="23"/>
        </w:rPr>
        <w:t>Unterfertigung</w:t>
      </w:r>
    </w:p>
    <w:p>
      <w:pPr>
        <w:spacing w:after="160" w:line="252" w:lineRule="auto"/>
      </w:pPr>
      <w:del w:id="9001" w:author="Claude Gegenkontrolle" w:date="2026-10-03T00:00:00Z">
        <w:r>
          <w:rPr>
            <w:rFonts w:ascii="Arial" w:hAnsi="Arial" w:cs="Arial"/>
            <w:b/>
            <w:color w:val="17365D"/>
            <w:sz w:val="18"/>
          </w:rPr>
          <w:delText xml:space="preserve">Errichtungsdatum dieser Vertragsurkunde: 19.09.2026.</w:delText>
        </w:r>
      </w:del>
      <w:ins w:id="9002" w:author="Claude Gegenkontrolle" w:date="2026-10-03T00:00:00Z">
        <w:r>
          <w:rPr>
            <w:rFonts w:ascii="Arial" w:hAnsi="Arial" w:cs="Arial"/>
            <w:b/>
            <w:color w:val="17365D"/>
            <w:sz w:val="18"/>
          </w:rPr>
          <w:t xml:space="preserve">Entwurfsstand dieser Vertragsurkunde: 19.09.2026 (kein Abschlussdatum).</w:t>
        </w:r>
      </w:ins>
      <w:r>
        <w:rPr>
          <w:rFonts w:ascii="Arial" w:hAnsi="Arial" w:cs="Arial"/>
          <w:b/>
          <w:color w:val="17365D"/>
          <w:sz w:val="18"/>
        </w:rPr>
        <w:t xml:space="preserve"> </w:t>
      </w:r>
      <w:r>
        <w:rPr>
          <w:rFonts w:ascii="Arial" w:hAnsi="Arial" w:cs="Arial"/>
          <w:color w:val="20242A"/>
          <w:sz w:val="18"/>
        </w:rPr>
        <w:t>Unterfertigungsort und Unterfertigungsdatum sind von jeder Partei mit dem tatsächlichen Vollzugsdatum einzutragen; eine Rückdatierung erfolgt nicht.</w:t>
      </w:r>
    </w:p>
    <w:tbl>
      <w:tblPr>
        <w:tblStyle w:val="TableGrid"/>
        <w:tblW w:type="auto" w:w="0"/>
        <w:jc w:val="center"/>
        <w:tblLayout w:type="autofit"/>
        <w:tblLook w:firstColumn="1" w:firstRow="1" w:lastColumn="0" w:lastRow="0" w:noHBand="0" w:noVBand="1" w:val="04A0"/>
      </w:tblPr>
      <w:tblGrid>
        <w:gridCol w:w="9994"/>
      </w:tblGrid>
      <w:tr>
        <w:trPr>
          <w:cantSplit/>
        </w:trPr>
        <w:tc>
          <w:tcPr>
            <w:tcW w:type="dxa" w:w="9994"/>
            <w:shd w:fill="F4F6F8" w:val="clear"/>
            <w:tcMar>
              <w:top w:w="95" w:type="dxa"/>
              <w:start w:w="115" w:type="dxa"/>
              <w:bottom w:w="95" w:type="dxa"/>
              <w:end w:w="115" w:type="dxa"/>
            </w:tcMar>
            <w:vAlign w:val="center"/>
            <w:tcBorders>
              <w:top w:val="single" w:sz="6" w:color="AAB7C4" w:space="0"/>
              <w:left w:val="single" w:sz="6" w:color="AAB7C4" w:space="0"/>
              <w:bottom w:val="single" w:sz="6" w:color="AAB7C4" w:space="0"/>
              <w:right w:val="single" w:sz="6" w:color="AAB7C4" w:space="0"/>
              <w:start w:val="single" w:sz="5" w:color="AAB2BB"/>
              <w:end w:val="single" w:sz="5" w:color="AAB2BB"/>
              <w:insideH w:val="single" w:sz="6" w:space="0" w:color="AAB7C4"/>
              <w:insideV w:val="single" w:sz="6" w:space="0" w:color="AAB7C4"/>
            </w:tcBorders>
          </w:tcPr>
          <w:p>
            <w:pPr>
              <w:spacing w:after="0" w:before="0" w:line="240" w:lineRule="auto"/>
            </w:pPr>
            <w:r>
              <w:rPr>
                <w:rFonts w:ascii="Arial" w:hAnsi="Arial" w:cs="Arial"/>
                <w:b/>
                <w:color w:val="20242A"/>
                <w:sz w:val="18"/>
              </w:rPr>
              <w:t>Unterfertigungsregel</w:t>
            </w:r>
          </w:p>
          <w:p>
            <w:pPr>
              <w:spacing w:after="0" w:line="240" w:lineRule="auto" w:before="0"/>
            </w:pPr>
            <w:r>
              <w:rPr>
                <w:rFonts w:ascii="Arial" w:hAnsi="Arial" w:cs="Arial"/>
                <w:b/>
                <w:color w:val="20242A"/>
                <w:sz w:val="18"/>
              </w:rPr>
              <w:t>Auf Auftraggeberseite soll der aktuell bestellte Insolvenzverwalter selbst unterzeichnen. Diese Seite ist erst nach vollständiger Befüllung von Anlage A und der jeweils erforderlichen Vollzugsakte zur Unterschrift freizugeben.</w:t>
            </w:r>
          </w:p>
        </w:tc>
      </w:tr>
    </w:tbl>
    <w:p>
      <w:pPr>
        <w:spacing w:after="0"/>
      </w:pPr>
    </w:p>
    <w:tbl>
      <w:tblPr>
        <w:tblStyle w:val="TableGrid"/>
        <w:tblW w:type="auto" w:w="0"/>
        <w:jc w:val="center"/>
        <w:tblLayout w:type="autofit"/>
        <w:tblLook w:firstColumn="1" w:firstRow="1" w:lastColumn="0" w:lastRow="0" w:noHBand="0" w:noVBand="1" w:val="04A0"/>
      </w:tblPr>
      <w:tblGrid>
        <w:gridCol w:w="4997"/>
        <w:gridCol w:w="4997"/>
      </w:tblGrid>
      <w:tr>
        <w:trPr>
          <w:cantSplit/>
          <w:tblHeader w:val="true"/>
        </w:trPr>
        <w:tc>
          <w:tcPr>
            <w:tcW w:type="dxa" w:w="4997"/>
            <w:tcMar>
              <w:top w:w="180" w:type="dxa"/>
              <w:start w:w="180" w:type="dxa"/>
              <w:bottom w:w="180" w:type="dxa"/>
              <w:end w:w="180" w:type="dxa"/>
            </w:tcMar>
            <w:vAlign w:val="center"/>
            <w:tcBorders>
              <w:top w:val="single" w:sz="6" w:color="C5CDD6" w:space="0"/>
              <w:left w:val="single" w:sz="6" w:color="C5CDD6" w:space="0"/>
              <w:bottom w:val="single" w:sz="6" w:color="C5CDD6" w:space="0"/>
              <w:right w:val="single" w:sz="6" w:color="C5CDD6" w:space="0"/>
              <w:start w:val="single" w:sz="5" w:color="AAB2BB"/>
              <w:end w:val="single" w:sz="5" w:color="AAB2BB"/>
              <w:insideH w:val="single" w:sz="6" w:space="0" w:color="C5CDD6"/>
              <w:insideV w:val="single" w:sz="6" w:space="0" w:color="C5CDD6"/>
            </w:tcBorders>
            <w:shd w:fill="EEF2F6" w:val="clear"/>
          </w:tcPr>
          <w:p>
            <w:pPr>
              <w:spacing w:before="0" w:after="40" w:line="240" w:lineRule="auto"/>
              <w:jc w:val="left"/>
            </w:pPr>
            <w:r>
              <w:rPr>
                <w:rFonts w:ascii="Arial" w:hAnsi="Arial" w:cs="Arial"/>
                <w:b/>
                <w:color w:val="17365D"/>
                <w:sz w:val="19"/>
              </w:rPr>
              <w:t>Royal Smart House GmbH, in Insolvenz</w:t>
            </w:r>
          </w:p>
        </w:tc>
        <w:tc>
          <w:tcPr>
            <w:tcW w:type="dxa" w:w="4997"/>
            <w:tcMar>
              <w:top w:w="180" w:type="dxa"/>
              <w:start w:w="180" w:type="dxa"/>
              <w:bottom w:w="180" w:type="dxa"/>
              <w:end w:w="180" w:type="dxa"/>
            </w:tcMar>
            <w:vAlign w:val="center"/>
            <w:tcBorders>
              <w:top w:val="single" w:sz="6" w:color="C5CDD6" w:space="0"/>
              <w:left w:val="single" w:sz="6" w:color="C5CDD6" w:space="0"/>
              <w:bottom w:val="single" w:sz="6" w:color="C5CDD6" w:space="0"/>
              <w:right w:val="single" w:sz="6" w:color="C5CDD6" w:space="0"/>
              <w:start w:val="single" w:sz="5" w:color="AAB2BB"/>
              <w:end w:val="single" w:sz="5" w:color="AAB2BB"/>
              <w:insideH w:val="single" w:sz="6" w:space="0" w:color="C5CDD6"/>
              <w:insideV w:val="single" w:sz="6" w:space="0" w:color="C5CDD6"/>
            </w:tcBorders>
            <w:shd w:fill="EEF2F6" w:val="clear"/>
          </w:tcPr>
          <w:p>
            <w:pPr>
              <w:spacing w:before="0" w:after="40" w:line="240" w:lineRule="auto"/>
              <w:jc w:val="left"/>
            </w:pPr>
            <w:r>
              <w:rPr>
                <w:rFonts w:ascii="Arial" w:hAnsi="Arial" w:cs="Arial"/>
                <w:b/>
                <w:color w:val="17365D"/>
                <w:sz w:val="19"/>
              </w:rPr>
              <w:t>Royal House Bauträger GmbH</w:t>
            </w:r>
          </w:p>
        </w:tc>
      </w:tr>
      <w:tr>
        <w:trPr>
          <w:cantSplit/>
        </w:trPr>
        <w:tc>
          <w:tcPr>
            <w:tcW w:type="dxa" w:w="4997"/>
            <w:tcMar>
              <w:top w:w="180" w:type="dxa"/>
              <w:start w:w="180" w:type="dxa"/>
              <w:bottom w:w="180" w:type="dxa"/>
              <w:end w:w="180" w:type="dxa"/>
            </w:tcMar>
            <w:vAlign w:val="center"/>
            <w:tcBorders>
              <w:top w:val="single" w:sz="6" w:color="C5CDD6" w:space="0"/>
              <w:left w:val="single" w:sz="6" w:color="C5CDD6" w:space="0"/>
              <w:bottom w:val="single" w:sz="6" w:color="C5CDD6" w:space="0"/>
              <w:right w:val="single" w:sz="6" w:color="C5CDD6" w:space="0"/>
              <w:start w:val="single" w:sz="5" w:color="AAB2BB"/>
              <w:end w:val="single" w:sz="5" w:color="AAB2BB"/>
              <w:insideH w:val="single" w:sz="6" w:space="0" w:color="C5CDD6"/>
              <w:insideV w:val="single" w:sz="6" w:space="0" w:color="C5CDD6"/>
            </w:tcBorders>
            <w:shd w:fill="FFFFFF" w:val="clear"/>
          </w:tcPr>
          <w:p>
            <w:pPr>
              <w:spacing w:before="0" w:after="40" w:line="240" w:lineRule="auto"/>
            </w:pPr>
            <w:r>
              <w:rPr>
                <w:rFonts w:ascii="Arial" w:hAnsi="Arial" w:cs="Arial"/>
                <w:b w:val="0"/>
                <w:color w:val="20242A"/>
                <w:sz w:val="18"/>
              </w:rPr>
              <w:t>vertreten durch aktuellen Insolvenzverwalter</w:t>
            </w:r>
          </w:p>
        </w:tc>
        <w:tc>
          <w:tcPr>
            <w:tcW w:type="dxa" w:w="4997"/>
            <w:tcMar>
              <w:top w:w="180" w:type="dxa"/>
              <w:start w:w="180" w:type="dxa"/>
              <w:bottom w:w="180" w:type="dxa"/>
              <w:end w:w="180" w:type="dxa"/>
            </w:tcMar>
            <w:vAlign w:val="center"/>
            <w:tcBorders>
              <w:top w:val="single" w:sz="6" w:color="C5CDD6" w:space="0"/>
              <w:left w:val="single" w:sz="6" w:color="C5CDD6" w:space="0"/>
              <w:bottom w:val="single" w:sz="6" w:color="C5CDD6" w:space="0"/>
              <w:right w:val="single" w:sz="6" w:color="C5CDD6" w:space="0"/>
              <w:start w:val="single" w:sz="5" w:color="AAB2BB"/>
              <w:end w:val="single" w:sz="5" w:color="AAB2BB"/>
              <w:insideH w:val="single" w:sz="6" w:space="0" w:color="C5CDD6"/>
              <w:insideV w:val="single" w:sz="6" w:space="0" w:color="C5CDD6"/>
            </w:tcBorders>
            <w:shd w:fill="FFFFFF" w:val="clear"/>
          </w:tcPr>
          <w:p>
            <w:pPr>
              <w:spacing w:before="0" w:after="40" w:line="240" w:lineRule="auto"/>
            </w:pPr>
            <w:r>
              <w:rPr>
                <w:rFonts w:ascii="Arial" w:hAnsi="Arial" w:cs="Arial"/>
                <w:b w:val="0"/>
                <w:color w:val="20242A"/>
                <w:sz w:val="18"/>
              </w:rPr>
              <w:t>vertreten durch Geschäftsführung</w:t>
            </w:r>
          </w:p>
        </w:tc>
      </w:tr>
      <w:tr>
        <w:trPr>
          <w:cantSplit/>
        </w:trPr>
        <w:tc>
          <w:tcPr>
            <w:tcW w:type="dxa" w:w="4997"/>
            <w:tcMar>
              <w:top w:w="180" w:type="dxa"/>
              <w:start w:w="180" w:type="dxa"/>
              <w:bottom w:w="180" w:type="dxa"/>
              <w:end w:w="180" w:type="dxa"/>
            </w:tcMar>
            <w:vAlign w:val="center"/>
            <w:tcBorders>
              <w:top w:val="single" w:sz="6" w:color="C5CDD6" w:space="0"/>
              <w:left w:val="single" w:sz="6" w:color="C5CDD6" w:space="0"/>
              <w:bottom w:val="single" w:sz="6" w:color="C5CDD6" w:space="0"/>
              <w:right w:val="single" w:sz="6" w:color="C5CDD6" w:space="0"/>
              <w:start w:val="single" w:sz="5" w:color="AAB2BB"/>
              <w:end w:val="single" w:sz="5" w:color="AAB2BB"/>
              <w:insideH w:val="single" w:sz="6" w:space="0" w:color="C5CDD6"/>
              <w:insideV w:val="single" w:sz="6" w:space="0" w:color="C5CDD6"/>
            </w:tcBorders>
            <w:shd w:fill="FFFFFF" w:val="clear"/>
          </w:tcPr>
          <w:p>
            <w:pPr>
              <w:spacing w:before="0" w:after="40" w:line="240" w:lineRule="auto"/>
            </w:pPr>
            <w:r>
              <w:rPr>
                <w:rFonts w:ascii="Arial" w:hAnsi="Arial" w:cs="Arial"/>
                <w:b w:val="0"/>
                <w:color w:val="20242A"/>
                <w:sz w:val="18"/>
              </w:rPr>
              <w:t>Name: ______________________________</w:t>
            </w:r>
          </w:p>
        </w:tc>
        <w:tc>
          <w:tcPr>
            <w:tcW w:type="dxa" w:w="4997"/>
            <w:tcMar>
              <w:top w:w="180" w:type="dxa"/>
              <w:start w:w="180" w:type="dxa"/>
              <w:bottom w:w="180" w:type="dxa"/>
              <w:end w:w="180" w:type="dxa"/>
            </w:tcMar>
            <w:vAlign w:val="center"/>
            <w:tcBorders>
              <w:top w:val="single" w:sz="6" w:color="C5CDD6" w:space="0"/>
              <w:left w:val="single" w:sz="6" w:color="C5CDD6" w:space="0"/>
              <w:bottom w:val="single" w:sz="6" w:color="C5CDD6" w:space="0"/>
              <w:right w:val="single" w:sz="6" w:color="C5CDD6" w:space="0"/>
              <w:start w:val="single" w:sz="5" w:color="AAB2BB"/>
              <w:end w:val="single" w:sz="5" w:color="AAB2BB"/>
              <w:insideH w:val="single" w:sz="6" w:space="0" w:color="C5CDD6"/>
              <w:insideV w:val="single" w:sz="6" w:space="0" w:color="C5CDD6"/>
            </w:tcBorders>
            <w:shd w:fill="FFFFFF" w:val="clear"/>
          </w:tcPr>
          <w:p>
            <w:pPr>
              <w:spacing w:before="0" w:after="40" w:line="240" w:lineRule="auto"/>
            </w:pPr>
            <w:r>
              <w:rPr>
                <w:rFonts w:ascii="Arial" w:hAnsi="Arial" w:cs="Arial"/>
                <w:b w:val="0"/>
                <w:color w:val="20242A"/>
                <w:sz w:val="18"/>
              </w:rPr>
              <w:t>Name: ______________________________</w:t>
            </w:r>
          </w:p>
        </w:tc>
      </w:tr>
      <w:tr>
        <w:trPr>
          <w:cantSplit/>
        </w:trPr>
        <w:tc>
          <w:tcPr>
            <w:tcW w:type="dxa" w:w="4997"/>
            <w:tcMar>
              <w:top w:w="180" w:type="dxa"/>
              <w:start w:w="180" w:type="dxa"/>
              <w:bottom w:w="180" w:type="dxa"/>
              <w:end w:w="180" w:type="dxa"/>
            </w:tcMar>
            <w:vAlign w:val="center"/>
            <w:tcBorders>
              <w:top w:val="single" w:sz="6" w:color="C5CDD6" w:space="0"/>
              <w:left w:val="single" w:sz="6" w:color="C5CDD6" w:space="0"/>
              <w:bottom w:val="single" w:sz="6" w:color="C5CDD6" w:space="0"/>
              <w:right w:val="single" w:sz="6" w:color="C5CDD6" w:space="0"/>
              <w:start w:val="single" w:sz="5" w:color="AAB2BB"/>
              <w:end w:val="single" w:sz="5" w:color="AAB2BB"/>
              <w:insideH w:val="single" w:sz="6" w:space="0" w:color="C5CDD6"/>
              <w:insideV w:val="single" w:sz="6" w:space="0" w:color="C5CDD6"/>
            </w:tcBorders>
            <w:shd w:fill="FFFFFF" w:val="clear"/>
          </w:tcPr>
          <w:p>
            <w:pPr>
              <w:spacing w:before="0" w:after="40" w:line="240" w:lineRule="auto"/>
            </w:pPr>
            <w:r>
              <w:rPr>
                <w:rFonts w:ascii="Arial" w:hAnsi="Arial" w:cs="Arial"/>
                <w:b w:val="0"/>
                <w:color w:val="20242A"/>
                <w:sz w:val="18"/>
              </w:rPr>
              <w:t>Ort/Datum/Unterschrift: __________________</w:t>
            </w:r>
          </w:p>
        </w:tc>
        <w:tc>
          <w:tcPr>
            <w:tcW w:type="dxa" w:w="4997"/>
            <w:tcMar>
              <w:top w:w="180" w:type="dxa"/>
              <w:start w:w="180" w:type="dxa"/>
              <w:bottom w:w="180" w:type="dxa"/>
              <w:end w:w="180" w:type="dxa"/>
            </w:tcMar>
            <w:vAlign w:val="center"/>
            <w:tcBorders>
              <w:top w:val="single" w:sz="6" w:color="C5CDD6" w:space="0"/>
              <w:left w:val="single" w:sz="6" w:color="C5CDD6" w:space="0"/>
              <w:bottom w:val="single" w:sz="6" w:color="C5CDD6" w:space="0"/>
              <w:right w:val="single" w:sz="6" w:color="C5CDD6" w:space="0"/>
              <w:start w:val="single" w:sz="5" w:color="AAB2BB"/>
              <w:end w:val="single" w:sz="5" w:color="AAB2BB"/>
              <w:insideH w:val="single" w:sz="6" w:space="0" w:color="C5CDD6"/>
              <w:insideV w:val="single" w:sz="6" w:space="0" w:color="C5CDD6"/>
            </w:tcBorders>
            <w:shd w:fill="FFFFFF" w:val="clear"/>
          </w:tcPr>
          <w:p>
            <w:pPr>
              <w:spacing w:before="0" w:after="40" w:line="240" w:lineRule="auto"/>
            </w:pPr>
            <w:r>
              <w:rPr>
                <w:rFonts w:ascii="Arial" w:hAnsi="Arial" w:cs="Arial"/>
                <w:b w:val="0"/>
                <w:color w:val="20242A"/>
                <w:sz w:val="18"/>
              </w:rPr>
              <w:t>Ort/Datum/Unterschrift: __________________</w:t>
            </w:r>
          </w:p>
          <w:p>
            <w:pPr>
              <w:spacing w:before="0" w:after="40" w:line="240" w:lineRule="auto"/>
              <w:jc w:val="right"/>
            </w:pPr>
            <w:r>
              <w:rPr>
                <w:rFonts w:ascii="Arial" w:hAnsi="Arial" w:cs="Arial"/>
                <w:b w:val="0"/>
                <w:color w:val="20242A"/>
                <w:sz w:val="18"/>
              </w:rPr>
            </w:r>
          </w:p>
          <w:p>
            <w:pPr>
              <w:spacing w:before="0" w:after="40" w:line="240" w:lineRule="auto"/>
              <w:jc w:val="right"/>
            </w:pPr>
            <w:r>
              <w:rPr>
                <w:rFonts w:ascii="Arial" w:hAnsi="Arial" w:cs="Arial"/>
                <w:b w:val="0"/>
                <w:color w:val="20242A"/>
                <w:sz w:val="18"/>
              </w:rPr>
              <w:drawing>
                <wp:inline xmlns:a="http://schemas.openxmlformats.org/drawingml/2006/main" xmlns:pic="http://schemas.openxmlformats.org/drawingml/2006/picture">
                  <wp:extent cx="1298448" cy="1298448"/>
                  <wp:docPr id="1" name="Picture 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298448" cy="1298448"/>
                          </a:xfrm>
                          <a:prstGeom prst="rect"/>
                        </pic:spPr>
                      </pic:pic>
                    </a:graphicData>
                  </a:graphic>
                </wp:inline>
              </w:drawing>
            </w:r>
          </w:p>
        </w:tc>
      </w:tr>
    </w:tbl>
    <w:p>
      <w:pPr>
        <w:spacing w:after="0"/>
      </w:pPr>
    </w:p>
    <w:p>
      <w:pPr>
        <w:pStyle w:val="Small"/>
        <w:spacing w:after="80" w:line="240" w:lineRule="auto"/>
      </w:pPr>
      <w:r>
        <w:t>Dokumentenstatus: RHB-Schutzfassung vom 03.10.2026; rechtliche Vollzugswirkung nur nach Prüfung und Erfüllung des Vollzugsgates, der bezeichneten Primärbelege und der tatsächlich vollzogenen Sicherheiten. Offene Punkte der Anlage A bleiben offen und dürfen nicht als geprüft dargestellt werden.</w:t>
      </w:r>
    </w:p>
    <w:p>
      <w:pPr>
        <w:spacing w:after="0"/>
      </w:pPr>
      <w:r/>
    </w:p>
    <w:p>
      <w:pPr>
        <w:pStyle w:val="Heading1"/>
        <w:keepNext/>
        <w:pageBreakBefore/>
        <w:spacing w:before="220" w:after="100"/>
        <w:jc w:val="left"/>
      </w:pPr>
      <w:r>
        <w:rPr>
          <w:rFonts w:ascii="Arial" w:hAnsi="Arial" w:cs="Arial"/>
          <w:b/>
          <w:color w:val="17365D"/>
          <w:sz w:val="23"/>
        </w:rPr>
        <w:t>Anlage P-WAN | Wanek-Fertigstellungskorrespondenz 2023</w:t>
      </w:r>
    </w:p>
    <w:p>
      <w:pPr>
        <w:pStyle w:val="Status"/>
        <w:shd w:fill="F8F4EE" w:val="clear"/>
        <w:pBdr>
          <w:left w:val="single" w:sz="10" w:space="5" w:color="7F1D1D"/>
        </w:pBdr>
        <w:spacing w:after="64" w:line="254" w:lineRule="auto"/>
        <w:ind w:left="91" w:right="68"/>
      </w:pPr>
      <w:r>
        <w:rPr>
          <w:rFonts w:ascii="Arial" w:hAnsi="Arial" w:cs="Arial"/>
          <w:b/>
          <w:color w:val="20242A"/>
          <w:sz w:val="20"/>
        </w:rPr>
        <w:t>Beweisstatus: P-WAN-01 und P-WAN-02 sind anhand der aufgefundenen E-Mail-Dateien bzw. eingebetteten Originalnachricht mit Headerdaten rekonstruiert. P-WAN-03 ist ein Primärbericht des damaligen Masseverwalters an das Insolvenzgericht. P-WAN-04 (30.06.2023) ist derzeit nur sekundär erwähnt; das Original wurde trotz Suche nicht aufgefunden.</w:t>
      </w:r>
    </w:p>
    <w:p>
      <w:pPr>
        <w:pStyle w:val="Heading2"/>
        <w:keepNext/>
        <w:spacing w:before="220" w:after="100"/>
        <w:jc w:val="left"/>
      </w:pPr>
      <w:r>
        <w:rPr>
          <w:rFonts w:ascii="Arial" w:hAnsi="Arial" w:cs="Arial"/>
          <w:b/>
          <w:color w:val="17365D"/>
          <w:sz w:val="23"/>
        </w:rPr>
        <w:t>P-WAN-01 | E-Mail Dr. Thomas Wanek vom 02.08.2023</w:t>
      </w:r>
    </w:p>
    <w:p>
      <w:pPr>
        <w:pStyle w:val="SourceMeta"/>
        <w:spacing w:after="80" w:line="240" w:lineRule="auto"/>
      </w:pPr>
      <w:r>
        <w:rPr>
          <w:rFonts w:ascii="Arial" w:hAnsi="Arial" w:cs="Arial"/>
          <w:b/>
          <w:i w:val="0"/>
          <w:color w:val="5F6670"/>
          <w:sz w:val="18"/>
        </w:rPr>
        <w:t xml:space="preserve">Quelle/Metadaten: </w:t>
      </w:r>
      <w:r>
        <w:rPr>
          <w:rFonts w:ascii="Arial" w:hAnsi="Arial" w:cs="Arial"/>
          <w:i w:val="0"/>
          <w:color w:val="5F6670"/>
          <w:sz w:val="18"/>
        </w:rPr>
        <w:t>From Rechtsanwaltskanzlei &lt;anwalt@ra-whp.at&gt;; To Royal smart House GmbH &lt;office@royalsmarthouse.com&gt;; Subject „Kaufvertrag Ebreichsdorf“; Date 02.08.2023, 11:12:04 UTC; Message-ID &lt;47daa2ea9c0548d184c83434c75cf877@ra-whp.at&gt;.</w:t>
      </w:r>
    </w:p>
    <w:p>
      <w:pPr>
        <w:pStyle w:val="EvidenceQuote"/>
        <w:spacing w:line="252" w:lineRule="auto" w:before="80" w:after="100"/>
        <w:ind w:left="255" w:right="170"/>
        <w:jc w:val="left"/>
        <w:shd w:fill="F7F8FA" w:val="clear"/>
        <w:pBdr>
          <w:left w:val="single" w:sz="10" w:space="6" w:color="9AA7B4"/>
          <w:left w:val="single" w:sz="10" w:space="6" w:color="9AA8B6"/>
        </w:pBdr>
      </w:pPr>
      <w:r>
        <w:rPr>
          <w:rFonts w:ascii="Arial" w:hAnsi="Arial" w:cs="Arial"/>
          <w:color w:val="20242A"/>
          <w:sz w:val="18"/>
        </w:rPr>
        <w:t>Sehr geehrter Herr Fernberg,</w:t>
        <w:br/>
        <w:br/>
        <w:t>Bitte informieren Sie mich über den aktuellen Stand betreffend das Liegenschaftsobjekt Ebreichsdorf.</w:t>
        <w:br/>
        <w:br/>
        <w:t>Ist bereits eine Entscheidung gefallen, ob die Royal smart Bauträger GmbH die bauliche Fertigstellung vornehmen wird und welche Kriterien für die Fertigstellungsanzeigen zu erfüllen sind.</w:t>
        <w:br/>
        <w:br/>
        <w:t>Mit freundlichen Grüßen</w:t>
        <w:br/>
        <w:br/>
        <w:t>Thomas Wanek</w:t>
      </w:r>
    </w:p>
    <w:p>
      <w:pPr>
        <w:pStyle w:val="AuditBody"/>
        <w:spacing w:after="80" w:line="240" w:lineRule="auto"/>
        <w:jc w:val="both"/>
      </w:pPr>
      <w:r>
        <w:rPr>
          <w:rFonts w:ascii="Arial" w:hAnsi="Arial" w:cs="Arial"/>
          <w:b/>
          <w:i w:val="0"/>
          <w:color w:val="5F6670"/>
          <w:sz w:val="18"/>
        </w:rPr>
        <w:t>Beweiswert: unmittelbare Befassung der Insolvenzverwaltung mit der baulichen Fertigstellung und den Kriterien der Fertigstellungsanzeigen. Beweisgrenze: Der Wortlaut nennt „Royal smart Bauträger GmbH“ und nicht die genaue Firma Royal House Bauträger GmbH. Die Identität ist deshalb nicht durch stillschweigende Korrektur, sondern nur aus dem Zusammenhang und weiteren Primärbelegen zuzuordnen.</w:t>
      </w:r>
    </w:p>
    <w:p>
      <w:pPr>
        <w:pStyle w:val="Heading2"/>
        <w:keepNext/>
        <w:spacing w:before="220" w:after="100"/>
        <w:jc w:val="left"/>
      </w:pPr>
      <w:r>
        <w:rPr>
          <w:rFonts w:ascii="Arial" w:hAnsi="Arial" w:cs="Arial"/>
          <w:b/>
          <w:color w:val="17365D"/>
          <w:sz w:val="23"/>
        </w:rPr>
        <w:t>P-WAN-02 | E-Mail Dr. Thomas Wanek vom 03.08.2023</w:t>
      </w:r>
    </w:p>
    <w:p>
      <w:pPr>
        <w:pStyle w:val="SourceMeta"/>
        <w:spacing w:after="80" w:line="240" w:lineRule="auto"/>
      </w:pPr>
      <w:r>
        <w:rPr>
          <w:rFonts w:ascii="Arial" w:hAnsi="Arial" w:cs="Arial"/>
          <w:b/>
          <w:i w:val="0"/>
          <w:color w:val="5F6670"/>
          <w:sz w:val="18"/>
        </w:rPr>
        <w:t xml:space="preserve">Quelle/Metadaten: </w:t>
      </w:r>
      <w:r>
        <w:rPr>
          <w:rFonts w:ascii="Arial" w:hAnsi="Arial" w:cs="Arial"/>
          <w:i w:val="0"/>
          <w:color w:val="5F6670"/>
          <w:sz w:val="18"/>
        </w:rPr>
        <w:t>From Rechtsanwaltskanzlei &lt;anwalt@ra-whp.at&gt;; To 'Royal House Bauträger GmbH' &lt;royalhouse.bautraeger@gmail.com&gt;; Subject „Angebot AN-1054 - Ebreichsdorf“; Date 03.08.2023, 11:29:19 UTC; Message-ID &lt;e808bc61dc63444a97ab0c33f663db8a@ra-whp.at&gt;.</w:t>
      </w:r>
    </w:p>
    <w:p>
      <w:pPr>
        <w:pStyle w:val="EvidenceQuote"/>
        <w:spacing w:line="252" w:lineRule="auto" w:before="80" w:after="100"/>
        <w:ind w:left="255" w:right="170"/>
        <w:jc w:val="left"/>
        <w:shd w:fill="F7F8FA" w:val="clear"/>
        <w:pBdr>
          <w:left w:val="single" w:sz="10" w:space="6" w:color="9AA7B4"/>
          <w:left w:val="single" w:sz="10" w:space="6" w:color="9AA8B6"/>
        </w:pBdr>
      </w:pPr>
      <w:r>
        <w:rPr>
          <w:rFonts w:ascii="Arial" w:hAnsi="Arial" w:cs="Arial"/>
          <w:color w:val="20242A"/>
          <w:sz w:val="18"/>
        </w:rPr>
        <w:t>Sehr geehrter Herr Fernberg,</w:t>
        <w:br/>
        <w:br/>
        <w:t>ich beziehe mich auf Ihr Angebot AN-1054 zur Fertigstellung des Hauses auf der Liegenschaft der Royal smart House GmbH in Ebreichsdorf, welches bei mir am 4.7.2023 eingelangt ist. Diesem Angebot liegt offenkundig die Überlegung zugrunde, dass aufgrund des im Kaufvertrag zwischen der AQUALINA Holding GmbH und der Royals smart House GmbH vom 17.12. / 20.12.2018 vereinbarten Wiederkaufsrechts der AQUALINA Holding GmbH das Bauvorhaben nachweislich bis Mitte Dezember 2023 fertiggestellt sein muss und bis dahin die Fertigstellungsanzeigen sowie auch die Einhaltung der Bebauungsvorgaben durch den von den Vertragsparteien bestellten Sachverständigen Ing. Heinz Pongratz zu überprüfen und der Abschluss des Bauvorhabens per Fertigstellungsanzeige zu bestätigen sind.</w:t>
        <w:br/>
        <w:br/>
        <w:t>Die von Ihnen unaufgefordert angebotenen Leistungen würden auf eigenes Risiko für eine ordnungsgemäße und fristgerechte Fertigstellung der erforderlichen Arbeiten erbracht. Im Falle einer nicht fristgerechten oder unvollständigen Fertigstellung wird das Wiederkaufsrecht schlagend und können Sie diesfalls keinerlei Ansprüche welcher Art immer gegenüber der Konkursmasse Royal smart House GmbH geltend machen.</w:t>
        <w:br/>
        <w:br/>
        <w:t>Bis zu einer Beendigung nach Verteilung im anhängigen Insolvenzverfahren der Royal smart House GmbH besteht auch kein wie immer namenhabender Anspruch der Royal smart Bauträger GmbH gegenüber der Konkursmasse für die im Zusammenhang mit dem vorliegenden Angebot erbrachten Arbeiten, Lieferungen und Leistungen. Dies gilt auch für allfällige Bereicherungsansprüche.</w:t>
        <w:br/>
        <w:br/>
        <w:t>Nur unter diesen Voraussetzungen kann ich mich als Masseverwalter mit den angebotenen Fertigstellungsarbeiten einverstanden erklären, wobei die Royal smart Bauträger GmbH für eine sachgerechte und fachgerechte Ausführung angebotener Leistungen einzustehen hat.</w:t>
        <w:br/>
        <w:br/>
        <w:t>Ich erwarte jedenfalls Ihre Verständigung über die Inangriffnahme von Fertigstellungsarbeiten und zeichne</w:t>
        <w:br/>
        <w:br/>
        <w:t>mit freundlichen Grüßen</w:t>
        <w:br/>
        <w:t>Dr. Thomas Wanek</w:t>
        <w:br/>
        <w:t>Rechtsanwalt</w:t>
        <w:br/>
        <w:t>Marktplatz 17, 2380 Perchtoldsdorf</w:t>
      </w:r>
    </w:p>
    <w:p>
      <w:pPr>
        <w:pStyle w:val="AuditBody"/>
        <w:spacing w:after="80" w:line="240" w:lineRule="auto"/>
        <w:jc w:val="both"/>
      </w:pPr>
      <w:r>
        <w:rPr>
          <w:rFonts w:ascii="Arial" w:hAnsi="Arial" w:cs="Arial"/>
          <w:b/>
          <w:i w:val="0"/>
          <w:color w:val="5F6670"/>
          <w:sz w:val="18"/>
        </w:rPr>
        <w:t>Beweiswert: unmittelbarer Bezug auf Angebot AN-1054, ausdrückliches Einverständnis des damaligen Masseverwalters nur unter Bedingungen, ausdrückliche Erwartung der Verständigung über den Arbeitsbeginn. Gleichzeitig enthält die Nachricht für RHB erhebliche Risikoklauseln: eigenes Risiko, Frist-/Vollständigkeitsbedingung sowie ein bis zur Beendigung nach Verteilung formulierter Anspruchsausschluss einschließlich Bereicherungsansprüchen. Die Rechtswirkung dieser Formulierungen wird durch die bloße Beilage nicht vorweggenommen.</w:t>
      </w:r>
    </w:p>
    <w:p>
      <w:pPr>
        <w:pStyle w:val="Heading2"/>
        <w:keepNext/>
        <w:spacing w:before="220" w:after="100"/>
        <w:jc w:val="left"/>
      </w:pPr>
      <w:r>
        <w:rPr>
          <w:rFonts w:ascii="Arial" w:hAnsi="Arial" w:cs="Arial"/>
          <w:b/>
          <w:color w:val="17365D"/>
          <w:sz w:val="23"/>
        </w:rPr>
        <w:t>P-WAN-03 | Zehnter Bericht des Masseverwalters vom 16.11.2023</w:t>
      </w:r>
    </w:p>
    <w:p>
      <w:pPr>
        <w:pStyle w:val="SourceMeta"/>
        <w:spacing w:after="80" w:line="240" w:lineRule="auto"/>
      </w:pPr>
      <w:r>
        <w:rPr>
          <w:rFonts w:ascii="Arial" w:hAnsi="Arial" w:cs="Arial"/>
          <w:b/>
          <w:i w:val="0"/>
          <w:color w:val="5F6670"/>
          <w:sz w:val="18"/>
        </w:rPr>
        <w:t xml:space="preserve">Quelle/Metadaten: </w:t>
      </w:r>
      <w:r>
        <w:rPr>
          <w:rFonts w:ascii="Arial" w:hAnsi="Arial" w:cs="Arial"/>
          <w:i w:val="0"/>
          <w:color w:val="5F6670"/>
          <w:sz w:val="18"/>
        </w:rPr>
        <w:t>LG Wiener Neustadt, AZ 11 S 50/21w; „Zehnter Bericht des Masseverwalters“; Dr. Thomas Wanek; datiert Perchtoldsdorf 16.11.2023. Nachfolgend nur der für AQUALINA/Ebreichsdorf relevante Originalauszug.</w:t>
      </w:r>
    </w:p>
    <w:p>
      <w:pPr>
        <w:pStyle w:val="EvidenceQuote"/>
        <w:spacing w:line="252" w:lineRule="auto" w:before="80" w:after="100"/>
        <w:ind w:left="255" w:right="170"/>
        <w:jc w:val="left"/>
        <w:shd w:fill="F7F8FA" w:val="clear"/>
        <w:pBdr>
          <w:left w:val="single" w:sz="10" w:space="6" w:color="9AA7B4"/>
          <w:left w:val="single" w:sz="10" w:space="6" w:color="9AA8B6"/>
        </w:pBdr>
      </w:pPr>
      <w:r>
        <w:rPr>
          <w:rFonts w:ascii="Arial" w:hAnsi="Arial" w:cs="Arial"/>
          <w:color w:val="20242A"/>
          <w:sz w:val="18"/>
        </w:rPr>
        <w:t>Da auch keine anderen Kaufinteressenten mehr gefunden werden konnten, wurden seitens der Schuldnerin Anstrengungen unternommen, die Fertigstellung des Wohngebäudes zu finanzieren, um das Wiederkaufsrecht nicht schlagend werden zu lassen. Dazu wurden dann seitens der WFS Privatstiftung als Gesellschafterin, die bereits den Ankauf der Liegenschaft für die Schuldnerin finanziert hatte, Geldmittel zur Verfügung gestellt, damit durch die von ihr beauftragte Royal House Bauträger GmbH gemäß deren Angebot die vertragskonforme Fertigstellung bis Ende November 2023 bewerkstelligt wird.</w:t>
        <w:br/>
        <w:br/>
        <w:t>Unter der Voraussetzung, dass diese Bautätigkeit der Royal House Bauträger GmbH zu keinen weiteren die Konkursmasse belastendenden Forderungen führt und damit alle wie immer namenhabenden Rechtsansprüche ausgeschlossen werden, habe ich die solcher Art intendierte Fertigstellung nach zustimmender Befassung des Gläubigerausschusses mit der weiteren Maßgabe zugelassen, dass die Baukosten für die Fertigstellung, wie auch der Aufwand der WFS Privatstiftung als nachrangige Forderung erst nach Verteilung und Aufhebung des Insolvenzverfahrens behandelt werden.</w:t>
        <w:br/>
        <w:br/>
        <w:t>Solcher Art wurden die Bauarbeiten in Angriff genommen und werden vorhersehbar bis Ende November 2023 soweit abgeschlossen sein, dass mit der Erhaltung der Immobilie für die Konkursmasse gerechnet werden kann.</w:t>
        <w:br/>
        <w:br/>
        <w:t>Im erwarteten Fall der fristgerechten Fertigstellung werden das grundbücherlich sichergestellte Wiederkaufsrecht zu löschen und die Liegenschaftsbewertung zu aktualisieren sein.</w:t>
      </w:r>
    </w:p>
    <w:p>
      <w:pPr>
        <w:pStyle w:val="AuditBody"/>
        <w:spacing w:after="80" w:line="240" w:lineRule="auto"/>
        <w:jc w:val="both"/>
      </w:pPr>
      <w:r>
        <w:rPr>
          <w:rFonts w:ascii="Arial" w:hAnsi="Arial" w:cs="Arial"/>
          <w:b/>
          <w:i w:val="0"/>
          <w:color w:val="5F6670"/>
          <w:sz w:val="18"/>
        </w:rPr>
        <w:t>Beweiswert: Der Bericht bestätigt Finanzierung durch die WFS Privatstiftung, bezeichnet RHB als „von ihr beauftragte“ Gesellschaft, bestätigt die Zulassung der Fertigstellung nach „zustimmender Befassung des Gläubigerausschusses“, den tatsächlichen Arbeitsbeginn und zugleich eine Regelung, wonach Baukosten/WFS-Aufwand als nachrangige Forderung erst nach Verteilung und Aufhebung behandelt werden sollten. Der Bericht ist deshalb sowohl Stütz- als auch Gegenbeleg und darf nicht einseitig verwendet werden.</w:t>
      </w:r>
    </w:p>
    <w:p>
      <w:pPr>
        <w:pStyle w:val="Heading2"/>
        <w:keepNext/>
        <w:spacing w:before="220" w:after="100"/>
        <w:jc w:val="left"/>
      </w:pPr>
      <w:r>
        <w:rPr>
          <w:rFonts w:ascii="Arial" w:hAnsi="Arial" w:cs="Arial"/>
          <w:b/>
          <w:color w:val="17365D"/>
          <w:sz w:val="23"/>
        </w:rPr>
        <w:t>P-WAN-04 | E-Mail 30.06.2023 – Original derzeit nicht aufgefunden</w:t>
      </w:r>
    </w:p>
    <w:p>
      <w:pPr>
        <w:pStyle w:val="AuditBody"/>
        <w:spacing w:after="64" w:line="254" w:lineRule="auto"/>
        <w:jc w:val="both"/>
      </w:pPr>
      <w:r>
        <w:rPr>
          <w:rFonts w:ascii="Arial" w:hAnsi="Arial" w:cs="Arial"/>
          <w:color w:val="20242A"/>
          <w:sz w:val="20"/>
        </w:rPr>
        <w:t>Mehrere spätere Arbeitsunterlagen geben sinngemäß wieder, Dr. Wanek habe am 30.06.2023 eine vertragliche Grundlage und eine Befassung des Gläubigerausschusses verlangt. Das Original dieser Nachricht wurde in der erneuten Suche nicht aufgefunden. Bis zur Beischaffung darf diese Darstellung nur als Sekundärhinweis verwendet werden und erhält keinen Primärbeweisrang.</w:t>
      </w:r>
    </w:p>
    <w:p>
      <w:pPr>
        <w:pStyle w:val="Risk"/>
        <w:shd w:fill="F8EEEE" w:val="clear"/>
        <w:pBdr>
          <w:left w:val="single" w:sz="12" w:space="5" w:color="7F1D1D"/>
        </w:pBdr>
        <w:spacing w:after="80" w:line="240" w:lineRule="auto"/>
        <w:ind w:left="102" w:right="68"/>
      </w:pPr>
      <w:r>
        <w:rPr>
          <w:rFonts w:ascii="Arial" w:hAnsi="Arial" w:cs="Arial"/>
          <w:b/>
          <w:i w:val="0"/>
          <w:color w:val="5F6670"/>
          <w:sz w:val="18"/>
        </w:rPr>
        <w:t>Offener Prüfpunkt: Original-E-Mail inklusive Header, Empfänger, vollständigem Text und allfälligen Anhängen beischaffen; insbesondere ist zu klären, worauf sich die Nachricht bezog, weil die E-Mail vom 03.08.2023 festhält, dass Angebot AN-1054 erst am 04.07.2023 bei Wanek eingelangt sei.</w:t>
      </w:r>
    </w:p>
    <w:p>
      <w:pPr>
        <w:pStyle w:val="Heading2"/>
        <w:keepNext/>
        <w:spacing w:before="220" w:after="100"/>
        <w:jc w:val="left"/>
      </w:pPr>
      <w:r>
        <w:rPr>
          <w:rFonts w:ascii="Arial" w:hAnsi="Arial" w:cs="Arial"/>
          <w:b/>
          <w:color w:val="17365D"/>
          <w:sz w:val="23"/>
        </w:rPr>
        <w:t>P-WAN-05 | Beweisregel für die Anlage</w:t>
      </w:r>
    </w:p>
    <w:p>
      <w:pPr>
        <w:pStyle w:val="AuditBody"/>
        <w:spacing w:after="64" w:line="254" w:lineRule="auto"/>
        <w:jc w:val="both"/>
      </w:pPr>
      <w:r>
        <w:rPr>
          <w:rFonts w:ascii="Arial" w:hAnsi="Arial" w:cs="Arial"/>
          <w:color w:val="20242A"/>
          <w:sz w:val="20"/>
        </w:rPr>
        <w:t>Die Aufnahme dieser Korrespondenz als Anlage ist keine gemeinsame Anerkennung einer bestimmten Rechtsauslegung. Maßgeblich bleiben Originaldatei, vollständiger Thread, Anhänge, zeitnahe Folgemaßnahmen, Gläubigerausschussunterlagen, Vertrag/Angebot AN-1054, tatsächliche Fertigstellung und zwingendes Recht. Widersprüche sind offenzulegen und nicht durch spätere Vertragsformulierungen zu „heilen“.</w:t>
      </w:r>
    </w:p>
    <w:p>
      <w:pPr>
        <w:pStyle w:val="Heading1"/>
        <w:keepNext/>
        <w:pageBreakBefore/>
        <w:spacing w:before="220" w:after="100"/>
        <w:jc w:val="left"/>
      </w:pPr>
      <w:r>
        <w:t xml:space="preserve">Rechtsquellenregister | </w:t>
      </w:r>
      <w:del w:id="9018" w:author="Claude Gegenkontrolle" w:date="2026-10-03T00:00:00Z">
        <w:r>
          <w:delText xml:space="preserve">nachgeprüft 03.10.2026</w:delText>
        </w:r>
      </w:del>
      <w:ins w:id="9019" w:author="Claude Gegenkontrolle" w:date="2026-10-03T00:00:00Z">
        <w:r>
          <w:t xml:space="preserve">Prüfstand 03.10.2026 - Primärabruf (RIS/EUR-Lex) mit Abrufdatum vor Unterfertigung zu dokumentieren</w:t>
        </w:r>
      </w:ins>
    </w:p>
    <w:p>
      <w:r>
        <w:t>Zusätzliche Prüfung 03.10.2026: § 1502 ABGB (kein Verjährungsverzicht im Voraus), § 1170b ABGB (Sicherstellung bei Bauverträgen), § 1168 ABGB (bestellerseitige Vereitlung/Mitwirkung), §§ 114, 116, 124 und 124a IO sowie OGH 8 Ob 75/19s anhand RIS. Die fallbezogene Anwendung bleibt von den tatsächlich belegten Umständen abhängig.</w:t>
      </w:r>
    </w:p>
    <w:tbl>
      <w:tblPr>
        <w:tblStyle w:val="TableGrid"/>
        <w:tblW w:type="auto" w:w="0"/>
        <w:jc w:val="center"/>
        <w:tblLayout w:type="autofit"/>
        <w:tblLook w:firstColumn="1" w:firstRow="1" w:lastColumn="0" w:lastRow="0" w:noHBand="0" w:noVBand="1" w:val="04A0"/>
      </w:tblPr>
      <w:tblGrid>
        <w:gridCol w:w="3331"/>
        <w:gridCol w:w="3331"/>
        <w:gridCol w:w="3331"/>
      </w:tblGrid>
      <w:tr>
        <w:trPr>
          <w:cantSplit/>
          <w:tblHeader w:val="true"/>
          <w:tblHeader w:val="true"/>
        </w:trPr>
        <w:tc>
          <w:tcPr>
            <w:tcW w:type="dxa" w:w="3331"/>
            <w:shd w:fill="17365D" w:val="clear"/>
            <w:vAlign w:val="center"/>
            <w:tcMar>
              <w:top w:w="95" w:type="dxa"/>
              <w:start w:w="115" w:type="dxa"/>
              <w:bottom w:w="95" w:type="dxa"/>
              <w:end w:w="115" w:type="dxa"/>
            </w:tcMa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Quelle</w:t>
            </w:r>
          </w:p>
        </w:tc>
        <w:tc>
          <w:tcPr>
            <w:tcW w:type="dxa" w:w="3331"/>
            <w:shd w:fill="17365D" w:val="clear"/>
            <w:vAlign w:val="center"/>
            <w:tcMar>
              <w:top w:w="95" w:type="dxa"/>
              <w:start w:w="115" w:type="dxa"/>
              <w:bottom w:w="95" w:type="dxa"/>
              <w:end w:w="115" w:type="dxa"/>
            </w:tcMa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Prüfpunkt</w:t>
            </w:r>
          </w:p>
        </w:tc>
        <w:tc>
          <w:tcPr>
            <w:tcW w:type="dxa" w:w="3331"/>
            <w:shd w:fill="17365D" w:val="clear"/>
            <w:vAlign w:val="center"/>
            <w:tcMar>
              <w:top w:w="95" w:type="dxa"/>
              <w:start w:w="115" w:type="dxa"/>
              <w:bottom w:w="95" w:type="dxa"/>
              <w:end w:w="115" w:type="dxa"/>
            </w:tcMar>
            <w:tcBorders>
              <w:top w:val="single" w:sz="6" w:color="17365D" w:space="0"/>
              <w:left w:val="single" w:sz="6" w:color="17365D" w:space="0"/>
              <w:bottom w:val="single" w:sz="6" w:color="17365D" w:space="0"/>
              <w:right w:val="single" w:sz="6" w:color="17365D" w:space="0"/>
              <w:start w:val="single" w:sz="5" w:color="AAB2BB"/>
              <w:end w:val="single" w:sz="5" w:color="AAB2BB"/>
              <w:insideH w:val="single" w:sz="6" w:space="0" w:color="17365D"/>
              <w:insideV w:val="single" w:sz="6" w:space="0" w:color="17365D"/>
            </w:tcBorders>
          </w:tcPr>
          <w:p>
            <w:pPr>
              <w:spacing w:before="0" w:after="0" w:line="240" w:lineRule="auto"/>
              <w:jc w:val="left"/>
            </w:pPr>
            <w:r>
              <w:rPr>
                <w:rFonts w:ascii="Arial" w:hAnsi="Arial" w:cs="Arial"/>
                <w:b/>
                <w:color w:val="FFFFFF"/>
                <w:sz w:val="17"/>
              </w:rPr>
              <w:t>Primärquelle</w:t>
            </w:r>
          </w:p>
        </w:tc>
      </w:tr>
      <w:tr>
        <w:trPr>
          <w:cantSplit/>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IO § 46</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Masseforderungen; gesetzlicher Tatbestand ist entscheidend, nicht die Vertragsbezeichnung.</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hyperlink r:id="rId11">
              <w:r>
                <w:rPr>
                  <w:color w:val="0563C1"/>
                  <w:u w:val="single"/>
                </w:rPr>
                <w:t>RIS/EUR-Lex</w:t>
              </w:r>
            </w:hyperlink>
          </w:p>
        </w:tc>
      </w:tr>
      <w:tr>
        <w:trPr>
          <w:cantSplit/>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IO § 114</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Wichtige Vorkehrungen: Äußerung des Gläubigerausschusses.</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hyperlink r:id="rId12">
              <w:r>
                <w:rPr>
                  <w:color w:val="0563C1"/>
                  <w:u w:val="single"/>
                </w:rPr>
                <w:t>RIS/EUR-Lex</w:t>
              </w:r>
            </w:hyperlink>
          </w:p>
        </w:tc>
      </w:tr>
      <w:tr>
        <w:trPr>
          <w:cantSplit/>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IO § 116</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Aufgezählte Geschäfte; Mitteilung mindestens acht Tage im Vorhinein, Wertgrenze EUR 100.000.</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hyperlink r:id="rId13">
              <w:r>
                <w:rPr>
                  <w:color w:val="0563C1"/>
                  <w:u w:val="single"/>
                </w:rPr>
                <w:t>RIS/EUR-Lex</w:t>
              </w:r>
            </w:hyperlink>
          </w:p>
        </w:tc>
      </w:tr>
      <w:tr>
        <w:trPr>
          <w:cantSplit/>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IO § 117</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Genehmigungspflicht nur für die gesetzlich aufgezählten Veräußerungs-/Verpachtungsgeschäfte.</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hyperlink r:id="rId14">
              <w:r>
                <w:rPr>
                  <w:color w:val="0563C1"/>
                  <w:u w:val="single"/>
                </w:rPr>
                <w:t>RIS/EUR-Lex</w:t>
              </w:r>
            </w:hyperlink>
          </w:p>
        </w:tc>
      </w:tr>
      <w:tr>
        <w:trPr>
          <w:cantSplit/>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IO § 124a</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Masseunzulänglichkeit; Leistungs-/Zahlungsrisiko trotz möglicher Masseforderung.</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hyperlink r:id="rId15">
              <w:r>
                <w:rPr>
                  <w:color w:val="0563C1"/>
                  <w:u w:val="single"/>
                </w:rPr>
                <w:t>RIS/EUR-Lex</w:t>
              </w:r>
            </w:hyperlink>
          </w:p>
        </w:tc>
      </w:tr>
      <w:tr>
        <w:trPr>
          <w:cantSplit/>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ABGB § 1168</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Bestellerseitige Vereitelung/Mitwirkungsverzug; Entgelt/Entschädigung und Nachfrist.</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hyperlink r:id="rId16">
              <w:r>
                <w:rPr>
                  <w:color w:val="0563C1"/>
                  <w:u w:val="single"/>
                </w:rPr>
                <w:t>RIS/EUR-Lex</w:t>
              </w:r>
            </w:hyperlink>
          </w:p>
        </w:tc>
      </w:tr>
      <w:tr>
        <w:trPr>
          <w:cantSplit/>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ABGB § 1170b</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Sicherstellung bei Bauverträgen; grundsätzlich 1/5, bei &lt;=3 Monaten 2/5 des vereinbarten Entgelts.</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hyperlink r:id="rId17">
              <w:r>
                <w:rPr>
                  <w:color w:val="0563C1"/>
                  <w:u w:val="single"/>
                </w:rPr>
                <w:t>RIS/EUR-Lex</w:t>
              </w:r>
            </w:hyperlink>
          </w:p>
        </w:tc>
      </w:tr>
      <w:tr>
        <w:trPr>
          <w:cantSplit/>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ABGB § 1486</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Dreijährige Verjährung u.a. für Lieferungen/Arbeiten/Leistungen im geschäftlichen Betrieb.</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hyperlink r:id="rId18">
              <w:r>
                <w:rPr>
                  <w:color w:val="0563C1"/>
                  <w:u w:val="single"/>
                </w:rPr>
                <w:t>RIS/EUR-Lex</w:t>
              </w:r>
            </w:hyperlink>
          </w:p>
        </w:tc>
      </w:tr>
      <w:tr>
        <w:trPr>
          <w:cantSplit/>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ABGB § 1497</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Unterbrechung durch Anerkenntnis oder gehörig fortgesetzte Klage.</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hyperlink r:id="rId19">
              <w:r>
                <w:rPr>
                  <w:color w:val="0563C1"/>
                  <w:u w:val="single"/>
                </w:rPr>
                <w:t>RIS/EUR-Lex</w:t>
              </w:r>
            </w:hyperlink>
          </w:p>
        </w:tc>
      </w:tr>
      <w:tr>
        <w:trPr>
          <w:cantSplit/>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OGH 8 Ob 75/19s</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 83 Außenbefugnis; Verstoß gegen § 116 macht das Geschäft gegenüber Dritten grundsätzlich nicht unwirksam, außer Sonderfall Kollusion.</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hyperlink r:id="rId20">
              <w:r>
                <w:rPr>
                  <w:color w:val="0563C1"/>
                  <w:u w:val="single"/>
                </w:rPr>
                <w:t>RIS/EUR-Lex</w:t>
              </w:r>
            </w:hyperlink>
          </w:p>
        </w:tc>
      </w:tr>
      <w:tr>
        <w:trPr>
          <w:cantSplit/>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EU-InsVO Art. 7/8</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Recht des Eröffnungsstaats für Verfahren/Wirkungen; Art. 8 schafft kein neues österreichisches dingliches Recht.</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hyperlink r:id="rId21">
              <w:r>
                <w:rPr>
                  <w:color w:val="0563C1"/>
                  <w:u w:val="single"/>
                </w:rPr>
                <w:t>RIS/EUR-Lex</w:t>
              </w:r>
            </w:hyperlink>
          </w:p>
        </w:tc>
      </w:tr>
      <w:tr>
        <w:trPr>
          <w:cantSplit/>
        </w:trPr>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Rom-I-VO Art. 3/9</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r>
              <w:rPr>
                <w:rFonts w:ascii="Arial" w:hAnsi="Arial" w:cs="Arial"/>
                <w:color w:val="20242A"/>
                <w:sz w:val="17"/>
              </w:rPr>
              <w:t>Rechtswahl, aber zwingende Eingriffsnormen bleiben maßgeblich.</w:t>
            </w:r>
          </w:p>
        </w:tc>
        <w:tc>
          <w:tcPr>
            <w:tcW w:type="dxa" w:w="3331"/>
            <w:vAlign w:val="center"/>
            <w:tcMar>
              <w:top w:w="95" w:type="dxa"/>
              <w:start w:w="115" w:type="dxa"/>
              <w:bottom w:w="95" w:type="dxa"/>
              <w:end w:w="115" w:type="dxa"/>
            </w:tcMar>
            <w:tcBorders>
              <w:top w:val="single" w:sz="6" w:color="B8C2CC" w:space="0"/>
              <w:left w:val="single" w:sz="6" w:color="B8C2CC" w:space="0"/>
              <w:bottom w:val="single" w:sz="6" w:color="B8C2CC" w:space="0"/>
              <w:right w:val="single" w:sz="6" w:color="B8C2CC" w:space="0"/>
              <w:start w:val="single" w:sz="5" w:color="AAB2BB"/>
              <w:end w:val="single" w:sz="5" w:color="AAB2BB"/>
              <w:insideH w:val="single" w:sz="6" w:space="0" w:color="B8C2CC"/>
              <w:insideV w:val="single" w:sz="6" w:space="0" w:color="B8C2CC"/>
            </w:tcBorders>
            <w:shd w:fill="FFFFFF" w:val="clear"/>
          </w:tcPr>
          <w:p>
            <w:pPr>
              <w:spacing w:before="0" w:after="0" w:line="240" w:lineRule="auto"/>
            </w:pPr>
            <w:hyperlink r:id="rId22">
              <w:r>
                <w:rPr>
                  <w:color w:val="0563C1"/>
                  <w:u w:val="single"/>
                </w:rPr>
                <w:t>RIS/EUR-Lex</w:t>
              </w:r>
            </w:hyperlink>
          </w:p>
        </w:tc>
      </w:tr>
    </w:tbl>
    <w:p>
      <w:pPr>
        <w:pStyle w:val="AuditBody"/>
        <w:spacing w:after="80" w:line="240" w:lineRule="auto"/>
        <w:jc w:val="both"/>
      </w:pPr>
      <w:r>
        <w:rPr>
          <w:rFonts w:ascii="Arial" w:hAnsi="Arial" w:cs="Arial"/>
          <w:b/>
          <w:i w:val="0"/>
          <w:color w:val="5F6670"/>
          <w:sz w:val="18"/>
        </w:rPr>
        <w:t>Hinweis: Die konkrete Anwendbarkeit hängt jeweils vom tatsächlichen Rechtsakt und vom belegten Sachverhalt ab. Weitere Normen (insbesondere UStG, GBG, GewO, ABGB Sachenrecht, UGB) bleiben nach Leistungsart/Sicherung gesondert zu prüfen.</w:t>
      </w:r>
    </w:p>
    <w:sectPr w:rsidR="00FC693F" w:rsidRPr="0006063C" w:rsidSect="00034616">
      <w:headerReference w:type="default" r:id="rId9"/>
      <w:footerReference w:type="default" r:id="rId10"/>
      <w:pgSz w:w="11906" w:h="16838"/>
      <w:pgMar w:top="1276" w:right="1219" w:bottom="1162" w:left="1332" w:header="539" w:footer="48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Gegenkontrolle" w:date="2026-10-03T05:56:05Z" w:initials="CG">
    <w:p w14:paraId="350D582F" w14:textId="77777777">
      <w:r>
        <w:rPr>
          <w:rStyle w:val="CommentReference"/>
        </w:rPr>
        <w:annotationRef/>
      </w:r>
      <w:r>
        <w:rPr>
          <w:color w:val="000000"/>
          <w:sz w:val="20"/>
          <w:szCs w:val="20"/>
        </w:rPr>
        <w:t xml:space="preserve">GEGENPRÜFUNG - Gegenstand unklar: § 3.8 nennt eine positive Fertigstellung/Löschungsreife 2024; § 7.1 verweist auf einen Bescheid aus 2026. Welche konkrete Leistung (Block N) überhaupt beauftragt werden soll, ist nirgends bestimmt. Titel "Bau- und Fertigstellungsvertrag" und "Vergütungsvereinbarung" passen nicht zum Inhalt: keine Preisbasis, keine Abrufpflicht des Auftraggebers (§ 5.3) - tatsächlich ein einseitiger Rahmen. Vor Unterfertigung Leistungsgegenstand und Preisbasis festlegen.</w:t>
      </w:r>
    </w:p>
  </w:comment>
  <w:comment w:id="1" w:author="Claude Gegenkontrolle" w:date="2026-10-03T05:56:05Z" w:initials="CG">
    <w:p w14:paraId="043A0BC9" w14:textId="77777777">
      <w:r>
        <w:rPr>
          <w:rStyle w:val="CommentReference"/>
        </w:rPr>
        <w:annotationRef/>
      </w:r>
      <w:r>
        <w:rPr>
          <w:color w:val="000000"/>
          <w:sz w:val="20"/>
          <w:szCs w:val="20"/>
        </w:rPr>
        <w:t xml:space="preserve">GEGENPRÜFUNG - 05.08.2023 war ein Samstag; Vertragsabschluss und "Arbeitsbeginn" an diesem Tag sind zumindest erklärungsbedürftig. Zudem zwei Tage nach P-WAN-02 (03.08.2023), in der Wanek Bedingungen stellt: Wurden diese Bedingungen von RHB angenommen, abgelehnt oder ignoriert? Davon hängt die gesamte Block-H-Position ab.</w:t>
      </w:r>
    </w:p>
  </w:comment>
  <w:comment w:id="2" w:author="Claude Gegenkontrolle" w:date="2026-10-03T05:56:05Z" w:initials="CG">
    <w:p w14:paraId="08C60D9C" w14:textId="77777777">
      <w:r>
        <w:rPr>
          <w:rStyle w:val="CommentReference"/>
        </w:rPr>
        <w:annotationRef/>
      </w:r>
      <w:r>
        <w:rPr>
          <w:color w:val="000000"/>
          <w:sz w:val="20"/>
          <w:szCs w:val="20"/>
        </w:rPr>
        <w:t xml:space="preserve">GEGENPRÜFUNG - Angreifbar: P-WAN-02 formuliert klar ("keinerlei Ansprüche", "kein wie immer namenhabender Anspruch ... auch Bereicherungsansprüche"). Die Einstufung als "auslegungsbedürftig" ist eine Parteiposition, keine Tatsache. Realistisches Gegenargument der Masse: Arbeitsbeginn nach dieser Mail = konkludente Annahme der Bedingungen. P-WAN-03 verstärkt das (nachrangig erst nach Verteilung/Aufhebung). Risiko für Block H: hoch. Nicht als gesichert darstellen.</w:t>
      </w:r>
    </w:p>
  </w:comment>
  <w:comment w:id="3" w:author="Claude Gegenkontrolle" w:date="2026-10-03T05:56:05Z" w:initials="CG">
    <w:p w14:paraId="47655C1C" w14:textId="77777777">
      <w:r>
        <w:rPr>
          <w:rStyle w:val="CommentReference"/>
        </w:rPr>
        <w:annotationRef/>
      </w:r>
      <w:r>
        <w:rPr>
          <w:color w:val="000000"/>
          <w:sz w:val="20"/>
          <w:szCs w:val="20"/>
        </w:rPr>
        <w:t xml:space="preserve">PRÜFPUNKT - Normzitate (§ 94 Z 5, § 94 Z 35, § 99 GewO) konnte ich hier nicht live im RIS prüfen (Zugriff gesperrt). Die Bauträgertätigkeit ist m.E. in § 117 GewO geregelt; Zitat vor Verwendung verifizieren.</w:t>
      </w:r>
    </w:p>
  </w:comment>
  <w:comment w:id="4" w:author="Claude Gegenkontrolle" w:date="2026-10-03T05:56:05Z" w:initials="CG">
    <w:p w14:paraId="2134D6B2" w14:textId="77777777">
      <w:r>
        <w:rPr>
          <w:rStyle w:val="CommentReference"/>
        </w:rPr>
        <w:annotationRef/>
      </w:r>
      <w:r>
        <w:rPr>
          <w:color w:val="000000"/>
          <w:sz w:val="20"/>
          <w:szCs w:val="20"/>
        </w:rPr>
        <w:t xml:space="preserve">FRISTENRISIKO (dringend) - Dreijährige Verjährung: Leistungen/Rechnungen aus Q4 2023 können bereits Ende 2026 verjähren (z.B. Fälligkeit 30.11.2023 = Fristende 30.11.2026, also in ca. 58 Tagen ab 03.10.2026). Der Vertrag enthält nur Klauseln, aber keinen Fristenkalender und keine Verjährungsunterbrechung. Fälligkeit je Rechnung sofort feststellen und Anspruchswahrung (Klage/Anmeldung/Anerkenntnis) vor Fristende prüfen - nicht bis zur Unterfertigung dieses Vertrags warten (§ 1502 ABGB: kein Verzicht im Voraus; Stillhalten ersetzt keine Unterbrechung).</w:t>
      </w:r>
    </w:p>
  </w:comment>
  <w:comment w:id="5" w:author="Claude Gegenkontrolle" w:date="2026-10-03T05:56:05Z" w:initials="CG">
    <w:p w14:paraId="04D6EC24" w14:textId="77777777">
      <w:r>
        <w:rPr>
          <w:rStyle w:val="CommentReference"/>
        </w:rPr>
        <w:annotationRef/>
      </w:r>
      <w:r>
        <w:rPr>
          <w:color w:val="000000"/>
          <w:sz w:val="20"/>
          <w:szCs w:val="20"/>
        </w:rPr>
        <w:t xml:space="preserve">PRÜFPUNKT - Wortlaut und Wertgrenze des § 116 IO sowie OGH 8 Ob 75/19s konnte ich hier nicht live prüfen. Zudem: Der Höchstrahmen von EUR 700.000 (§ 8.1) und die Aufteilung in Einzelabrufe unter EUR 100.000 können als Umgehung der Mitteilungspflicht gewertet werden. Klarstellen, ob "Wert" je Einzelabruf oder je Gesamtvorhaben gilt.</w:t>
      </w:r>
    </w:p>
  </w:comment>
  <w:comment w:id="6" w:author="Claude Gegenkontrolle" w:date="2026-10-03T05:56:05Z" w:initials="CG">
    <w:p w14:paraId="4AFE538F" w14:textId="77777777">
      <w:r>
        <w:rPr>
          <w:rStyle w:val="CommentReference"/>
        </w:rPr>
        <w:annotationRef/>
      </w:r>
      <w:r>
        <w:rPr>
          <w:color w:val="000000"/>
          <w:sz w:val="20"/>
          <w:szCs w:val="20"/>
        </w:rPr>
        <w:t xml:space="preserve">GEGENPRÜFUNG - Sicherheiten aus Massevermögen oder an Massegrundstücken (§ 14.2, § 16) berühren Gläubigergleichbehandlung, Absonderungsrecht, Genehmigungspflichten (§ 117 IO nur bei Tatbestand) und Anfechtung. Bei personell nahestehenden Rechtsträgern (§ 8.4) droht erhöhtes Anfechtungs- und Interessenkollisionsrisiko. Der Vertrag adressiert Anfechtung nirgends. Anlage A Nr. 27 ergänzt.</w:t>
      </w:r>
    </w:p>
  </w:comment>
  <w:comment w:id="7" w:author="Claude Gegenkontrolle" w:date="2026-10-03T05:56:05Z" w:initials="CG">
    <w:p w14:paraId="079B5DFF" w14:textId="77777777">
      <w:r>
        <w:rPr>
          <w:rStyle w:val="CommentReference"/>
        </w:rPr>
        <w:annotationRef/>
      </w:r>
      <w:r>
        <w:rPr>
          <w:color w:val="000000"/>
          <w:sz w:val="20"/>
          <w:szCs w:val="20"/>
        </w:rPr>
        <w:t xml:space="preserve">PRÜFPUNKT - § 1170b ABGB: Anwendbarkeit und Durchsetzbarkeit gegenüber einer Insolvenzmasse (laufendes Verfahren) ist ungeklärt; Zitat und Höchstgrenzen hier nicht live geprüft. Nicht als sichere Absicherung darstellen.</w:t>
      </w:r>
    </w:p>
  </w:comment>
  <w:comment w:id="8" w:author="Claude Gegenkontrolle" w:date="2026-10-03T05:56:05Z" w:initials="CG">
    <w:p w14:paraId="6D7A7A09" w14:textId="77777777">
      <w:r>
        <w:rPr>
          <w:rStyle w:val="CommentReference"/>
        </w:rPr>
        <w:annotationRef/>
      </w:r>
      <w:r>
        <w:rPr>
          <w:color w:val="000000"/>
          <w:sz w:val="20"/>
          <w:szCs w:val="20"/>
        </w:rPr>
        <w:t xml:space="preserve">GEGENPRÜFUNG - Rein innerösterreichischer Sachverhalt (nach den vorliegenden Unterlagen): Rom-I-VO, EuInsVO und Brüssel-Ia sind voraussichtlich nicht einschlägig. Die Klauseln sind überflüssig und nicht schädlich, bieten aber Angriffsfläche; vereinfachen oder streichen, sofern kein Auslandsbezug belegt ist.</w:t>
      </w:r>
    </w:p>
  </w:comment>
  <w:comment w:id="9" w:author="Claude Gegenkontrolle" w:date="2026-10-03T05:56:05Z" w:initials="CG">
    <w:p w14:paraId="7B9CF3AB" w14:textId="77777777">
      <w:r>
        <w:rPr>
          <w:rStyle w:val="CommentReference"/>
        </w:rPr>
        <w:annotationRef/>
      </w:r>
      <w:r>
        <w:rPr>
          <w:color w:val="000000"/>
          <w:sz w:val="20"/>
          <w:szCs w:val="20"/>
        </w:rPr>
        <w:t xml:space="preserve">GEGENPRÜFUNG - Auftraggeber-Widerspruch bleibt offen: P-WAN-03 nennt WFS Privatstiftung als Auftraggeberin der RHB, § 1.1 nennt RSH. P-WAN-01 nennt "Royal smart Bauträger GmbH", P-WAN-02 adressiert RHB. FN-Nummern in § 1.1/§ 1.2 sind nicht belegt und vor Unterfertigung gegen das Firmenbuch zu prüfen.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0D582F" w15:done="0"/>
  <w15:commentEx w15:paraId="043A0BC9" w15:done="0"/>
  <w15:commentEx w15:paraId="08C60D9C" w15:done="0"/>
  <w15:commentEx w15:paraId="47655C1C" w15:done="0"/>
  <w15:commentEx w15:paraId="2134D6B2" w15:done="0"/>
  <w15:commentEx w15:paraId="04D6EC24" w15:done="0"/>
  <w15:commentEx w15:paraId="4AFE538F" w15:done="0"/>
  <w15:commentEx w15:paraId="079B5DFF" w15:done="0"/>
  <w15:commentEx w15:paraId="6D7A7A09" w15:done="0"/>
  <w15:commentEx w15:paraId="7B9CF3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3CBAD32" w16cex:dateUtc="2026-10-03T05:56:05Z"/>
  <w16cex:commentExtensible w16cex:durableId="30F42C56" w16cex:dateUtc="2026-10-03T05:56:05Z"/>
  <w16cex:commentExtensible w16cex:durableId="1DD6D305" w16cex:dateUtc="2026-10-03T05:56:05Z"/>
  <w16cex:commentExtensible w16cex:durableId="168DE7C4" w16cex:dateUtc="2026-10-03T05:56:05Z"/>
  <w16cex:commentExtensible w16cex:durableId="07D49410" w16cex:dateUtc="2026-10-03T05:56:05Z"/>
  <w16cex:commentExtensible w16cex:durableId="142ECD90" w16cex:dateUtc="2026-10-03T05:56:05Z"/>
  <w16cex:commentExtensible w16cex:durableId="22AF10C9" w16cex:dateUtc="2026-10-03T05:56:05Z"/>
  <w16cex:commentExtensible w16cex:durableId="36079391" w16cex:dateUtc="2026-10-03T05:56:05Z"/>
  <w16cex:commentExtensible w16cex:durableId="79E2B461" w16cex:dateUtc="2026-10-03T05:56:05Z"/>
  <w16cex:commentExtensible w16cex:durableId="666321A0" w16cex:dateUtc="2026-10-03T05:56:0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0D582F" w16cid:durableId="73CBAD32"/>
  <w16cid:commentId w16cid:paraId="043A0BC9" w16cid:durableId="30F42C56"/>
  <w16cid:commentId w16cid:paraId="08C60D9C" w16cid:durableId="1DD6D305"/>
  <w16cid:commentId w16cid:paraId="47655C1C" w16cid:durableId="168DE7C4"/>
  <w16cid:commentId w16cid:paraId="2134D6B2" w16cid:durableId="07D49410"/>
  <w16cid:commentId w16cid:paraId="04D6EC24" w16cid:durableId="142ECD90"/>
  <w16cid:commentId w16cid:paraId="4AFE538F" w16cid:durableId="22AF10C9"/>
  <w16cid:commentId w16cid:paraId="079B5DFF" w16cid:durableId="36079391"/>
  <w16cid:commentId w16cid:paraId="6D7A7A09" w16cid:durableId="79E2B461"/>
  <w16cid:commentId w16cid:paraId="7B9CF3AB" w16cid:durableId="666321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before="60"/>
      <w:jc w:val="center"/>
      <w:pBdr>
        <w:top w:val="single" w:sz="5" w:space="3" w:color="D7DDE4"/>
      </w:pBdr>
    </w:pPr>
    <w:r>
      <w:rPr>
        <w:rFonts w:ascii="Arial" w:hAnsi="Arial" w:cs="Arial"/>
        <w:color w:val="5F6670"/>
        <w:sz w:val="16"/>
      </w:rPr>
      <w:t xml:space="preserve">AQUALINA | Royal House Bauträger GmbH | Vertragsurkunde errichtet am 19.09.2026 | Seite </w:t>
    </w:r>
    <w:r>
      <w:rPr>
        <w:rFonts w:ascii="Arial" w:hAnsi="Arial" w:cs="Arial"/>
        <w:color w:val="5F6670"/>
        <w:sz w:val="16"/>
      </w:rPr>
      <w:fldChar w:fldCharType="begin"/>
      <w:instrText xml:space="preserve">PAGE</w:instrText>
      <w:fldChar w:fldCharType="separate"/>
      <w:t>1</w:t>
      <w:fldChar w:fldCharType="end"/>
    </w:r>
    <w:r>
      <w:rPr>
        <w:rFonts w:ascii="Arial" w:hAnsi="Arial" w:cs="Arial"/>
        <w:color w:val="5F6670"/>
        <w:sz w:val="16"/>
      </w:rPr>
      <w:t xml:space="preserve"> / </w:t>
    </w:r>
    <w:r>
      <w:rPr>
        <w:rFonts w:ascii="Arial" w:hAnsi="Arial" w:cs="Arial"/>
        <w:color w:val="5F6670"/>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5" w:space="3" w:color="D7DDE4"/>
      </w:pBdr>
    </w:pPr>
    <w:r>
      <w:rPr>
        <w:rFonts w:ascii="Arial" w:hAnsi="Arial" w:cs="Arial"/>
        <w:color w:val="5F6670"/>
        <w:sz w:val="15"/>
      </w:rPr>
      <w:t>ROYAL HOUSE BAUTRÄGER GMBH | AQUALINA | BAU- UND FERTIGSTELLUNGSVERTRAG</w:t>
    </w:r>
    <w:r/>
    <w:r>
      <w:drawing>
        <wp:anchor distT="0" distB="0" distL="0" distR="0" simplePos="0" relativeHeight="0" behindDoc="1" locked="0" layoutInCell="1" allowOverlap="1">
          <wp:simplePos x="0" y="0"/>
          <wp:positionH relativeFrom="page">
            <wp:align>center</wp:align>
          </wp:positionH>
          <wp:positionV relativeFrom="page">
            <wp:align>center</wp:align>
          </wp:positionV>
          <wp:extent cx="3886200" cy="3886200"/>
          <wp:wrapNone/>
          <wp:docPr id="9001" name="RHB Firmenstempel Wasserzeichen"/>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HB_FIRMENSTEMPEL_WASSERZEICHEN.png"/>
                  <pic:cNvPicPr/>
                </pic:nvPicPr>
                <pic:blipFill>
                  <a:blip r:embed="rId2"/>
                  <a:stretch>
                    <a:fillRect/>
                  </a:stretch>
                </pic:blipFill>
                <pic:spPr>
                  <a:xfrm>
                    <a:off x="0" y="0"/>
                    <a:ext cx="3886200" cy="38862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Arial" w:hAnsi="Arial"/>
      <w:color w:val="20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5F667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5F667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90" w:after="70"/>
      <w:outlineLvl w:val="1"/>
    </w:pPr>
    <w:rPr>
      <w:rFonts w:asciiTheme="majorHAnsi" w:eastAsiaTheme="majorEastAsia" w:hAnsiTheme="majorHAnsi" w:cstheme="majorBidi" w:ascii="Arial" w:hAnsi="Arial"/>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8826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1F344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widowControl/>
      <w:spacing w:after="60"/>
    </w:pPr>
    <w:rPr>
      <w:rFonts w:ascii="Arial" w:hAnsi="Arial"/>
      <w:b w:val="0"/>
      <w:i w:val="0"/>
      <w:color w:val="5E6670"/>
      <w:sz w:val="16"/>
    </w:rPr>
  </w:style>
  <w:style w:type="paragraph" w:customStyle="1" w:styleId="Clause">
    <w:name w:val="Clause"/>
    <w:pPr>
      <w:widowControl/>
      <w:spacing w:after="65" w:line="254" w:lineRule="auto"/>
      <w:ind w:left="329" w:hanging="329"/>
    </w:pPr>
    <w:rPr>
      <w:rFonts w:ascii="Arial" w:hAnsi="Arial"/>
      <w:color w:val="202020"/>
      <w:sz w:val="20"/>
    </w:rPr>
  </w:style>
  <w:style w:type="paragraph" w:customStyle="1" w:styleId="Status">
    <w:name w:val="Status"/>
    <w:pPr>
      <w:widowControl/>
      <w:spacing w:after="80"/>
    </w:pPr>
    <w:rPr>
      <w:rFonts w:ascii="Arial" w:hAnsi="Arial"/>
      <w:b/>
      <w:i w:val="0"/>
      <w:color w:val="7F1D1D"/>
      <w:sz w:val="18"/>
    </w:rPr>
  </w:style>
  <w:style w:type="paragraph" w:customStyle="1" w:styleId="SourceMeta">
    <w:name w:val="SourceMeta"/>
    <w:pPr>
      <w:widowControl/>
      <w:spacing w:after="70"/>
    </w:pPr>
    <w:rPr>
      <w:rFonts w:ascii="Arial" w:hAnsi="Arial"/>
      <w:b w:val="0"/>
      <w:i/>
      <w:color w:val="5E6670"/>
      <w:sz w:val="16"/>
    </w:rPr>
  </w:style>
  <w:style w:type="paragraph" w:customStyle="1" w:styleId="EvidenceQuote">
    <w:name w:val="EvidenceQuote"/>
    <w:pPr>
      <w:widowControl/>
      <w:spacing w:after="120" w:line="252" w:lineRule="auto" w:before="60"/>
      <w:ind w:left="369" w:right="255"/>
    </w:pPr>
    <w:rPr>
      <w:rFonts w:ascii="Arial" w:hAnsi="Arial"/>
      <w:b w:val="0"/>
      <w:i w:val="0"/>
      <w:color w:val="202020"/>
      <w:sz w:val="18"/>
    </w:rPr>
  </w:style>
  <w:style w:type="paragraph" w:customStyle="1" w:styleId="Risk">
    <w:name w:val="Risk"/>
    <w:pPr>
      <w:widowControl/>
      <w:spacing w:before="60" w:after="80"/>
    </w:pPr>
    <w:rPr>
      <w:rFonts w:ascii="Arial" w:hAnsi="Arial"/>
      <w:b/>
      <w:i w:val="0"/>
      <w:color w:val="7F1D1D"/>
      <w:sz w:val="19"/>
    </w:rPr>
  </w:style>
  <w:style w:type="paragraph" w:customStyle="1" w:styleId="AuditBody">
    <w:name w:val="AuditBody"/>
    <w:pPr>
      <w:widowControl/>
      <w:spacing w:after="80" w:line="252" w:lineRule="auto"/>
    </w:pPr>
    <w:rPr>
      <w:rFonts w:ascii="Arial" w:hAnsi="Arial"/>
      <w:b w:val="0"/>
      <w:i w:val="0"/>
      <w:color w:val="20202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is.bka.gv.at/NormDokument.wxe?Abfrage=Bundesnormen&amp;Gesetzesnummer=10001736&amp;Paragraf=46" TargetMode="External"/><Relationship Id="rId12" Type="http://schemas.openxmlformats.org/officeDocument/2006/relationships/hyperlink" Target="https://www.ris.bka.gv.at/GeltendeFassung.wxe?Abfrage=Bundesnormen&amp;Gesetzesnummer=10001736" TargetMode="External"/><Relationship Id="rId13" Type="http://schemas.openxmlformats.org/officeDocument/2006/relationships/hyperlink" Target="https://ris.bka.gv.at/NormDokument.wxe?Abfrage=Bundesnormen&amp;Gesetzesnummer=10001736&amp;Paragraf=116" TargetMode="External"/><Relationship Id="rId14" Type="http://schemas.openxmlformats.org/officeDocument/2006/relationships/hyperlink" Target="https://ris.bka.gv.at/NormDokument.wxe?Abfrage=Bundesnormen&amp;Gesetzesnummer=10001736&amp;Paragraf=117" TargetMode="External"/><Relationship Id="rId15" Type="http://schemas.openxmlformats.org/officeDocument/2006/relationships/hyperlink" Target="https://www.ris.bka.gv.at/eli/rgbl/1914/337/P124a/NOR40117956" TargetMode="External"/><Relationship Id="rId16" Type="http://schemas.openxmlformats.org/officeDocument/2006/relationships/hyperlink" Target="https://www.ris.bka.gv.at/eli/jgs/1811/946/P1168/NOR12018908" TargetMode="External"/><Relationship Id="rId17" Type="http://schemas.openxmlformats.org/officeDocument/2006/relationships/hyperlink" Target="https://www.ris.bka.gv.at/NormDokument.wxe?Abfrage=Bundesnormen&amp;Gesetzesnummer=10001622&amp;Paragraf=1170b" TargetMode="External"/><Relationship Id="rId18" Type="http://schemas.openxmlformats.org/officeDocument/2006/relationships/hyperlink" Target="https://www.ris.bka.gv.at/NormDokument.wxe?Abfrage=Bundesnormen&amp;Gesetzesnummer=10001622&amp;Paragraf=1486" TargetMode="External"/><Relationship Id="rId19" Type="http://schemas.openxmlformats.org/officeDocument/2006/relationships/hyperlink" Target="https://ris.bka.gv.at/NormDokument.wxe?Abfrage=Bundesnormen&amp;Gesetzesnummer=10001622&amp;Paragraf=1497" TargetMode="External"/><Relationship Id="rId20" Type="http://schemas.openxmlformats.org/officeDocument/2006/relationships/hyperlink" Target="https://www.ris.bka.gv.at/JustizEntscheidung.wxe?Abfrage=Justiz&amp;Dokumentnummer=JJT_20190829_OGH0002_0080OB00075_19S0000_000&amp;IncludeSelf=True" TargetMode="External"/><Relationship Id="rId21" Type="http://schemas.openxmlformats.org/officeDocument/2006/relationships/hyperlink" Target="https://eur-lex.europa.eu/eli/reg/2015/848/2025-05-01/eng" TargetMode="External"/><Relationship Id="rId22" Type="http://schemas.openxmlformats.org/officeDocument/2006/relationships/hyperlink" Target="https://eur-lex.europa.eu/eli/reg/2008/593" TargetMode="External"/><Relationship Id="rId23" Type="http://schemas.openxmlformats.org/officeDocument/2006/relationships/image" Target="media/image2.png"/><Relationship Id="rId24" Type="http://schemas.openxmlformats.org/officeDocument/2006/relationships/comments" Target="comments.xml"/><Relationship Id="rId25" Type="http://schemas.microsoft.com/office/2011/relationships/commentsExtended" Target="commentsExtended.xml"/><Relationship Id="rId26" Type="http://schemas.microsoft.com/office/2016/09/relationships/commentsIds" Target="commentsIds.xml"/><Relationship Id="rId27"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AQUALINA - Bau- und Fertigstellungsvertrag</dc:title>
  <dc:subject>Royal House Bauträger GmbH - Vertrags- und Sicherungsstruktur</dc:subject>
  <dc:creator>python-docx</dc:creator>
  <cp:keywords>AQUALINA; Royal House Bauträger GmbH; Bauvertrag; Fertigstellung; Sicherung</cp:keywords>
  <dc:description/>
  <cp:lastModifiedBy/>
  <cp:revision>1</cp:revision>
  <dcterms:created xsi:type="dcterms:W3CDTF">2013-12-23T23:15:00Z</dcterms:created>
  <dcterms:modified xsi:type="dcterms:W3CDTF">2026-09-19T08:49:00Z</dcterms:modified>
  <cp:category/>
</cp:coreProperties>
</file>